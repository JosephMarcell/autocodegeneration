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A96" w14:textId="77777777" w:rsidR="00376F5C" w:rsidRPr="00086AE8" w:rsidRDefault="00376F5C" w:rsidP="00376F5C">
      <w:pPr>
        <w:rPr>
          <w:rFonts w:cs="Times New Roman"/>
        </w:rPr>
      </w:pPr>
      <w:r w:rsidRPr="00086AE8">
        <w:rPr>
          <w:rFonts w:cs="Times New Roman"/>
          <w:noProof/>
        </w:rPr>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FA512" id="Rectangle 205" o:spid="_x0000_s1026"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sidRPr="00086AE8">
        <w:rPr>
          <w:rFonts w:cs="Times New Roman"/>
          <w:noProof/>
        </w:rPr>
        <mc:AlternateContent>
          <mc:Choice Requires="wps">
            <w:drawing>
              <wp:anchor distT="0" distB="0" distL="114300" distR="114300" simplePos="0" relativeHeight="251662336" behindDoc="0" locked="0" layoutInCell="1" allowOverlap="1" wp14:anchorId="50D35C74" wp14:editId="578EA103">
                <wp:simplePos x="0" y="0"/>
                <wp:positionH relativeFrom="column">
                  <wp:posOffset>-747183</wp:posOffset>
                </wp:positionH>
                <wp:positionV relativeFrom="paragraph">
                  <wp:posOffset>1644862</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5248E197"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6E1F06">
                              <w:rPr>
                                <w:rFonts w:ascii="Trebuchet MS" w:hAnsi="Trebuchet MS"/>
                                <w:b/>
                                <w:bCs/>
                                <w:color w:val="000000" w:themeColor="text1"/>
                                <w:sz w:val="28"/>
                                <w:szCs w:val="28"/>
                                <w:lang w:val="en-AU"/>
                              </w:rPr>
                              <w:t>MK</w:t>
                            </w:r>
                            <w:r w:rsidR="00376F5C">
                              <w:rPr>
                                <w:rFonts w:ascii="Trebuchet MS" w:hAnsi="Trebuchet MS"/>
                                <w:b/>
                                <w:bCs/>
                                <w:color w:val="000000" w:themeColor="text1"/>
                                <w:sz w:val="28"/>
                                <w:szCs w:val="28"/>
                                <w:lang w:val="en-AU"/>
                              </w:rPr>
                              <w:t>XXXXXX</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22DC0938" w:rsidR="00376F5C" w:rsidRPr="00D95931" w:rsidRDefault="002A39DE" w:rsidP="003C7B0E">
                            <w:pPr>
                              <w:ind w:left="1701" w:right="1777" w:firstLine="0"/>
                              <w:rPr>
                                <w:rFonts w:ascii="Trebuchet MS" w:hAnsi="Trebuchet MS"/>
                                <w:b/>
                                <w:bCs/>
                                <w:color w:val="000000" w:themeColor="text1"/>
                                <w:sz w:val="36"/>
                                <w:szCs w:val="36"/>
                                <w:lang w:val="en-AU"/>
                              </w:rPr>
                            </w:pPr>
                            <w:r>
                              <w:rPr>
                                <w:rFonts w:ascii="Trebuchet MS" w:hAnsi="Trebuchet MS"/>
                                <w:b/>
                                <w:bCs/>
                                <w:i/>
                                <w:iCs/>
                                <w:color w:val="000000" w:themeColor="text1"/>
                                <w:sz w:val="36"/>
                                <w:szCs w:val="36"/>
                                <w:lang w:val="en-AU"/>
                              </w:rPr>
                              <w:t xml:space="preserve">Automatic Code Generation: </w:t>
                            </w:r>
                            <w:r w:rsidR="00D95931">
                              <w:rPr>
                                <w:rFonts w:ascii="Trebuchet MS" w:hAnsi="Trebuchet MS"/>
                                <w:b/>
                                <w:bCs/>
                                <w:color w:val="000000" w:themeColor="text1"/>
                                <w:sz w:val="36"/>
                                <w:szCs w:val="36"/>
                                <w:lang w:val="en-AU"/>
                              </w:rPr>
                              <w:t xml:space="preserve">Transformasi Model BPMN </w:t>
                            </w:r>
                            <w:r>
                              <w:rPr>
                                <w:rFonts w:ascii="Trebuchet MS" w:hAnsi="Trebuchet MS"/>
                                <w:b/>
                                <w:bCs/>
                                <w:color w:val="000000" w:themeColor="text1"/>
                                <w:sz w:val="36"/>
                                <w:szCs w:val="36"/>
                                <w:lang w:val="en-AU"/>
                              </w:rPr>
                              <w:t>menjadi</w:t>
                            </w:r>
                            <w:r w:rsidR="00D95931">
                              <w:rPr>
                                <w:rFonts w:ascii="Trebuchet MS" w:hAnsi="Trebuchet MS"/>
                                <w:b/>
                                <w:bCs/>
                                <w:color w:val="000000" w:themeColor="text1"/>
                                <w:sz w:val="36"/>
                                <w:szCs w:val="36"/>
                                <w:lang w:val="en-AU"/>
                              </w:rPr>
                              <w:t xml:space="preserve"> Komponen React.js Berbasis </w:t>
                            </w:r>
                            <w:r w:rsidR="00D95931" w:rsidRPr="00D95931">
                              <w:rPr>
                                <w:rFonts w:ascii="Trebuchet MS" w:hAnsi="Trebuchet MS"/>
                                <w:b/>
                                <w:bCs/>
                                <w:i/>
                                <w:iCs/>
                                <w:color w:val="000000" w:themeColor="text1"/>
                                <w:sz w:val="36"/>
                                <w:szCs w:val="36"/>
                                <w:lang w:val="en-AU"/>
                              </w:rPr>
                              <w:t>Rule-</w:t>
                            </w:r>
                            <w:r w:rsidR="00D95931">
                              <w:rPr>
                                <w:rFonts w:ascii="Trebuchet MS" w:hAnsi="Trebuchet MS"/>
                                <w:b/>
                                <w:bCs/>
                                <w:i/>
                                <w:iCs/>
                                <w:color w:val="000000" w:themeColor="text1"/>
                                <w:sz w:val="36"/>
                                <w:szCs w:val="36"/>
                                <w:lang w:val="en-AU"/>
                              </w:rPr>
                              <w:t>B</w:t>
                            </w:r>
                            <w:r w:rsidR="00D95931" w:rsidRPr="00D95931">
                              <w:rPr>
                                <w:rFonts w:ascii="Trebuchet MS" w:hAnsi="Trebuchet MS"/>
                                <w:b/>
                                <w:bCs/>
                                <w:i/>
                                <w:iCs/>
                                <w:color w:val="000000" w:themeColor="text1"/>
                                <w:sz w:val="36"/>
                                <w:szCs w:val="36"/>
                                <w:lang w:val="en-AU"/>
                              </w:rPr>
                              <w:t>ased</w:t>
                            </w:r>
                            <w:r w:rsidR="00D95931">
                              <w:rPr>
                                <w:rFonts w:ascii="Trebuchet MS" w:hAnsi="Trebuchet MS"/>
                                <w:b/>
                                <w:bCs/>
                                <w:color w:val="000000" w:themeColor="text1"/>
                                <w:sz w:val="36"/>
                                <w:szCs w:val="36"/>
                                <w:lang w:val="en-AU"/>
                              </w:rPr>
                              <w:t xml:space="preserve"> dan L</w:t>
                            </w:r>
                            <w:r>
                              <w:rPr>
                                <w:rFonts w:ascii="Trebuchet MS" w:hAnsi="Trebuchet MS"/>
                                <w:b/>
                                <w:bCs/>
                                <w:color w:val="000000" w:themeColor="text1"/>
                                <w:sz w:val="36"/>
                                <w:szCs w:val="36"/>
                                <w:lang w:val="en-AU"/>
                              </w:rPr>
                              <w:t>arge Language Model</w:t>
                            </w:r>
                            <w:r w:rsidR="00B9139C">
                              <w:rPr>
                                <w:rFonts w:ascii="Trebuchet MS" w:hAnsi="Trebuchet MS"/>
                                <w:b/>
                                <w:bCs/>
                                <w:color w:val="000000" w:themeColor="text1"/>
                                <w:sz w:val="36"/>
                                <w:szCs w:val="36"/>
                                <w:lang w:val="en-AU"/>
                              </w:rPr>
                              <w:t>.</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5EFC8847" w:rsidR="00376F5C" w:rsidRPr="00D11047" w:rsidRDefault="00094BCE"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Joseph Marcell Gultom</w:t>
                            </w:r>
                          </w:p>
                          <w:p w14:paraId="5E9C0111" w14:textId="66F6F3D2"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B5069D">
                              <w:rPr>
                                <w:rFonts w:ascii="Trebuchet MS" w:hAnsi="Trebuchet MS"/>
                                <w:color w:val="000000" w:themeColor="text1"/>
                                <w:sz w:val="28"/>
                                <w:szCs w:val="28"/>
                                <w:lang w:val="en-AU"/>
                              </w:rPr>
                              <w:t>5025221279</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18239FAF" w14:textId="77777777" w:rsidR="00094BCE" w:rsidRDefault="00094BCE" w:rsidP="003C7B0E">
                            <w:pPr>
                              <w:ind w:left="1701" w:right="1494" w:firstLine="0"/>
                              <w:rPr>
                                <w:rFonts w:ascii="Trebuchet MS" w:hAnsi="Trebuchet MS"/>
                                <w:b/>
                                <w:bCs/>
                                <w:color w:val="000000" w:themeColor="text1"/>
                                <w:sz w:val="28"/>
                                <w:szCs w:val="28"/>
                              </w:rPr>
                            </w:pPr>
                            <w:r w:rsidRPr="00094BCE">
                              <w:rPr>
                                <w:rFonts w:ascii="Trebuchet MS" w:hAnsi="Trebuchet MS"/>
                                <w:b/>
                                <w:bCs/>
                                <w:color w:val="000000" w:themeColor="text1"/>
                                <w:sz w:val="28"/>
                                <w:szCs w:val="28"/>
                              </w:rPr>
                              <w:t xml:space="preserve">Dr. Kelly Rossa Sungkono, S.Kom., M.Kom. </w:t>
                            </w:r>
                          </w:p>
                          <w:p w14:paraId="7B3C2343" w14:textId="77777777" w:rsidR="00094BCE" w:rsidRPr="00094BCE" w:rsidRDefault="00094BCE" w:rsidP="003C7B0E">
                            <w:pPr>
                              <w:ind w:left="1701" w:right="1494" w:firstLine="0"/>
                              <w:rPr>
                                <w:rFonts w:ascii="Trebuchet MS" w:hAnsi="Trebuchet MS"/>
                                <w:color w:val="000000" w:themeColor="text1"/>
                                <w:sz w:val="28"/>
                                <w:szCs w:val="28"/>
                              </w:rPr>
                            </w:pPr>
                            <w:r w:rsidRPr="00094BCE">
                              <w:rPr>
                                <w:rFonts w:ascii="Trebuchet MS" w:hAnsi="Trebuchet MS"/>
                                <w:color w:val="000000" w:themeColor="text1"/>
                                <w:sz w:val="28"/>
                                <w:szCs w:val="28"/>
                              </w:rPr>
                              <w:t xml:space="preserve">NIP 1994201912088 </w:t>
                            </w:r>
                          </w:p>
                          <w:p w14:paraId="6EFC702F" w14:textId="4D21BA46" w:rsidR="00094BCE" w:rsidRDefault="00094BCE" w:rsidP="00094BCE">
                            <w:pPr>
                              <w:ind w:left="1701" w:right="1494" w:firstLine="0"/>
                              <w:rPr>
                                <w:rFonts w:ascii="Trebuchet MS" w:hAnsi="Trebuchet MS"/>
                                <w:b/>
                                <w:bCs/>
                                <w:color w:val="000000" w:themeColor="text1"/>
                                <w:sz w:val="28"/>
                                <w:szCs w:val="28"/>
                              </w:rPr>
                            </w:pPr>
                            <w:r w:rsidRPr="00094BCE">
                              <w:rPr>
                                <w:rFonts w:ascii="Trebuchet MS" w:hAnsi="Trebuchet MS"/>
                                <w:b/>
                                <w:bCs/>
                                <w:color w:val="000000" w:themeColor="text1"/>
                                <w:sz w:val="28"/>
                                <w:szCs w:val="28"/>
                              </w:rPr>
                              <w:t xml:space="preserve">Prof. Drs.Ec. Ir. Riyanarto Sarno, M.Sc., Ph.D. </w:t>
                            </w:r>
                          </w:p>
                          <w:p w14:paraId="19E92BB6" w14:textId="135640B1" w:rsidR="00376F5C" w:rsidRPr="00094BCE" w:rsidRDefault="00094BCE" w:rsidP="003C7B0E">
                            <w:pPr>
                              <w:ind w:left="1701" w:right="1494" w:firstLine="0"/>
                              <w:rPr>
                                <w:rFonts w:ascii="Trebuchet MS" w:hAnsi="Trebuchet MS"/>
                                <w:color w:val="000000" w:themeColor="text1"/>
                                <w:sz w:val="28"/>
                                <w:szCs w:val="28"/>
                                <w:lang w:val="en-AU"/>
                              </w:rPr>
                            </w:pPr>
                            <w:r w:rsidRPr="00094BCE">
                              <w:rPr>
                                <w:rFonts w:ascii="Trebuchet MS" w:hAnsi="Trebuchet MS"/>
                                <w:color w:val="000000" w:themeColor="text1"/>
                                <w:sz w:val="28"/>
                                <w:szCs w:val="28"/>
                              </w:rPr>
                              <w:t>NIP 195908031986011001</w:t>
                            </w: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2D3DCE1E"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B5069D">
                              <w:rPr>
                                <w:rFonts w:ascii="Trebuchet MS" w:hAnsi="Trebuchet MS"/>
                                <w:b/>
                                <w:bCs/>
                                <w:color w:val="000000" w:themeColor="text1"/>
                                <w:sz w:val="28"/>
                                <w:szCs w:val="28"/>
                                <w:lang w:val="en-AU"/>
                              </w:rPr>
                              <w:t>Teknik Informatika</w:t>
                            </w:r>
                          </w:p>
                          <w:p w14:paraId="776F02AE" w14:textId="5FD5F1B6"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B5069D">
                              <w:rPr>
                                <w:rFonts w:ascii="Trebuchet MS" w:hAnsi="Trebuchet MS"/>
                                <w:color w:val="000000" w:themeColor="text1"/>
                                <w:szCs w:val="24"/>
                                <w:lang w:val="en-AU"/>
                              </w:rPr>
                              <w:t>Teknik Informatika</w:t>
                            </w:r>
                          </w:p>
                          <w:p w14:paraId="78C6C89D" w14:textId="1C0ABE33"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B5069D">
                              <w:rPr>
                                <w:rFonts w:ascii="Trebuchet MS" w:hAnsi="Trebuchet MS"/>
                                <w:color w:val="000000" w:themeColor="text1"/>
                                <w:szCs w:val="24"/>
                                <w:lang w:val="en-AU"/>
                              </w:rPr>
                              <w:t>Teknologi Elektro dan Informatika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EA4CEBD" w:rsidR="00376F5C" w:rsidRPr="00D11047" w:rsidRDefault="00B5069D"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m9sfwIAAF0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" fillcolor="white [3212]" stroked="f" strokeweight="1pt">
                <v:textbox inset="0,10mm,0,0">
                  <w:txbxContent>
                    <w:p w14:paraId="0FC9E12B" w14:textId="5248E197"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6E1F06">
                        <w:rPr>
                          <w:rFonts w:ascii="Trebuchet MS" w:hAnsi="Trebuchet MS"/>
                          <w:b/>
                          <w:bCs/>
                          <w:color w:val="000000" w:themeColor="text1"/>
                          <w:sz w:val="28"/>
                          <w:szCs w:val="28"/>
                          <w:lang w:val="en-AU"/>
                        </w:rPr>
                        <w:t>MK</w:t>
                      </w:r>
                      <w:r w:rsidR="00376F5C">
                        <w:rPr>
                          <w:rFonts w:ascii="Trebuchet MS" w:hAnsi="Trebuchet MS"/>
                          <w:b/>
                          <w:bCs/>
                          <w:color w:val="000000" w:themeColor="text1"/>
                          <w:sz w:val="28"/>
                          <w:szCs w:val="28"/>
                          <w:lang w:val="en-AU"/>
                        </w:rPr>
                        <w:t>XXXXXX</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22DC0938" w:rsidR="00376F5C" w:rsidRPr="00D95931" w:rsidRDefault="002A39DE" w:rsidP="003C7B0E">
                      <w:pPr>
                        <w:ind w:left="1701" w:right="1777" w:firstLine="0"/>
                        <w:rPr>
                          <w:rFonts w:ascii="Trebuchet MS" w:hAnsi="Trebuchet MS"/>
                          <w:b/>
                          <w:bCs/>
                          <w:color w:val="000000" w:themeColor="text1"/>
                          <w:sz w:val="36"/>
                          <w:szCs w:val="36"/>
                          <w:lang w:val="en-AU"/>
                        </w:rPr>
                      </w:pPr>
                      <w:r>
                        <w:rPr>
                          <w:rFonts w:ascii="Trebuchet MS" w:hAnsi="Trebuchet MS"/>
                          <w:b/>
                          <w:bCs/>
                          <w:i/>
                          <w:iCs/>
                          <w:color w:val="000000" w:themeColor="text1"/>
                          <w:sz w:val="36"/>
                          <w:szCs w:val="36"/>
                          <w:lang w:val="en-AU"/>
                        </w:rPr>
                        <w:t xml:space="preserve">Automatic Code Generation: </w:t>
                      </w:r>
                      <w:r w:rsidR="00D95931">
                        <w:rPr>
                          <w:rFonts w:ascii="Trebuchet MS" w:hAnsi="Trebuchet MS"/>
                          <w:b/>
                          <w:bCs/>
                          <w:color w:val="000000" w:themeColor="text1"/>
                          <w:sz w:val="36"/>
                          <w:szCs w:val="36"/>
                          <w:lang w:val="en-AU"/>
                        </w:rPr>
                        <w:t xml:space="preserve">Transformasi Model BPMN </w:t>
                      </w:r>
                      <w:r>
                        <w:rPr>
                          <w:rFonts w:ascii="Trebuchet MS" w:hAnsi="Trebuchet MS"/>
                          <w:b/>
                          <w:bCs/>
                          <w:color w:val="000000" w:themeColor="text1"/>
                          <w:sz w:val="36"/>
                          <w:szCs w:val="36"/>
                          <w:lang w:val="en-AU"/>
                        </w:rPr>
                        <w:t>menjadi</w:t>
                      </w:r>
                      <w:r w:rsidR="00D95931">
                        <w:rPr>
                          <w:rFonts w:ascii="Trebuchet MS" w:hAnsi="Trebuchet MS"/>
                          <w:b/>
                          <w:bCs/>
                          <w:color w:val="000000" w:themeColor="text1"/>
                          <w:sz w:val="36"/>
                          <w:szCs w:val="36"/>
                          <w:lang w:val="en-AU"/>
                        </w:rPr>
                        <w:t xml:space="preserve"> Komponen React.js Berbasis </w:t>
                      </w:r>
                      <w:r w:rsidR="00D95931" w:rsidRPr="00D95931">
                        <w:rPr>
                          <w:rFonts w:ascii="Trebuchet MS" w:hAnsi="Trebuchet MS"/>
                          <w:b/>
                          <w:bCs/>
                          <w:i/>
                          <w:iCs/>
                          <w:color w:val="000000" w:themeColor="text1"/>
                          <w:sz w:val="36"/>
                          <w:szCs w:val="36"/>
                          <w:lang w:val="en-AU"/>
                        </w:rPr>
                        <w:t>Rule-</w:t>
                      </w:r>
                      <w:r w:rsidR="00D95931">
                        <w:rPr>
                          <w:rFonts w:ascii="Trebuchet MS" w:hAnsi="Trebuchet MS"/>
                          <w:b/>
                          <w:bCs/>
                          <w:i/>
                          <w:iCs/>
                          <w:color w:val="000000" w:themeColor="text1"/>
                          <w:sz w:val="36"/>
                          <w:szCs w:val="36"/>
                          <w:lang w:val="en-AU"/>
                        </w:rPr>
                        <w:t>B</w:t>
                      </w:r>
                      <w:r w:rsidR="00D95931" w:rsidRPr="00D95931">
                        <w:rPr>
                          <w:rFonts w:ascii="Trebuchet MS" w:hAnsi="Trebuchet MS"/>
                          <w:b/>
                          <w:bCs/>
                          <w:i/>
                          <w:iCs/>
                          <w:color w:val="000000" w:themeColor="text1"/>
                          <w:sz w:val="36"/>
                          <w:szCs w:val="36"/>
                          <w:lang w:val="en-AU"/>
                        </w:rPr>
                        <w:t>ased</w:t>
                      </w:r>
                      <w:r w:rsidR="00D95931">
                        <w:rPr>
                          <w:rFonts w:ascii="Trebuchet MS" w:hAnsi="Trebuchet MS"/>
                          <w:b/>
                          <w:bCs/>
                          <w:color w:val="000000" w:themeColor="text1"/>
                          <w:sz w:val="36"/>
                          <w:szCs w:val="36"/>
                          <w:lang w:val="en-AU"/>
                        </w:rPr>
                        <w:t xml:space="preserve"> dan L</w:t>
                      </w:r>
                      <w:r>
                        <w:rPr>
                          <w:rFonts w:ascii="Trebuchet MS" w:hAnsi="Trebuchet MS"/>
                          <w:b/>
                          <w:bCs/>
                          <w:color w:val="000000" w:themeColor="text1"/>
                          <w:sz w:val="36"/>
                          <w:szCs w:val="36"/>
                          <w:lang w:val="en-AU"/>
                        </w:rPr>
                        <w:t>arge Language Model</w:t>
                      </w:r>
                      <w:r w:rsidR="00B9139C">
                        <w:rPr>
                          <w:rFonts w:ascii="Trebuchet MS" w:hAnsi="Trebuchet MS"/>
                          <w:b/>
                          <w:bCs/>
                          <w:color w:val="000000" w:themeColor="text1"/>
                          <w:sz w:val="36"/>
                          <w:szCs w:val="36"/>
                          <w:lang w:val="en-AU"/>
                        </w:rPr>
                        <w:t>.</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5EFC8847" w:rsidR="00376F5C" w:rsidRPr="00D11047" w:rsidRDefault="00094BCE"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Joseph Marcell Gultom</w:t>
                      </w:r>
                    </w:p>
                    <w:p w14:paraId="5E9C0111" w14:textId="66F6F3D2"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B5069D">
                        <w:rPr>
                          <w:rFonts w:ascii="Trebuchet MS" w:hAnsi="Trebuchet MS"/>
                          <w:color w:val="000000" w:themeColor="text1"/>
                          <w:sz w:val="28"/>
                          <w:szCs w:val="28"/>
                          <w:lang w:val="en-AU"/>
                        </w:rPr>
                        <w:t>5025221279</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18239FAF" w14:textId="77777777" w:rsidR="00094BCE" w:rsidRDefault="00094BCE" w:rsidP="003C7B0E">
                      <w:pPr>
                        <w:ind w:left="1701" w:right="1494" w:firstLine="0"/>
                        <w:rPr>
                          <w:rFonts w:ascii="Trebuchet MS" w:hAnsi="Trebuchet MS"/>
                          <w:b/>
                          <w:bCs/>
                          <w:color w:val="000000" w:themeColor="text1"/>
                          <w:sz w:val="28"/>
                          <w:szCs w:val="28"/>
                        </w:rPr>
                      </w:pPr>
                      <w:r w:rsidRPr="00094BCE">
                        <w:rPr>
                          <w:rFonts w:ascii="Trebuchet MS" w:hAnsi="Trebuchet MS"/>
                          <w:b/>
                          <w:bCs/>
                          <w:color w:val="000000" w:themeColor="text1"/>
                          <w:sz w:val="28"/>
                          <w:szCs w:val="28"/>
                        </w:rPr>
                        <w:t xml:space="preserve">Dr. Kelly Rossa Sungkono, S.Kom., M.Kom. </w:t>
                      </w:r>
                    </w:p>
                    <w:p w14:paraId="7B3C2343" w14:textId="77777777" w:rsidR="00094BCE" w:rsidRPr="00094BCE" w:rsidRDefault="00094BCE" w:rsidP="003C7B0E">
                      <w:pPr>
                        <w:ind w:left="1701" w:right="1494" w:firstLine="0"/>
                        <w:rPr>
                          <w:rFonts w:ascii="Trebuchet MS" w:hAnsi="Trebuchet MS"/>
                          <w:color w:val="000000" w:themeColor="text1"/>
                          <w:sz w:val="28"/>
                          <w:szCs w:val="28"/>
                        </w:rPr>
                      </w:pPr>
                      <w:r w:rsidRPr="00094BCE">
                        <w:rPr>
                          <w:rFonts w:ascii="Trebuchet MS" w:hAnsi="Trebuchet MS"/>
                          <w:color w:val="000000" w:themeColor="text1"/>
                          <w:sz w:val="28"/>
                          <w:szCs w:val="28"/>
                        </w:rPr>
                        <w:t xml:space="preserve">NIP 1994201912088 </w:t>
                      </w:r>
                    </w:p>
                    <w:p w14:paraId="6EFC702F" w14:textId="4D21BA46" w:rsidR="00094BCE" w:rsidRDefault="00094BCE" w:rsidP="00094BCE">
                      <w:pPr>
                        <w:ind w:left="1701" w:right="1494" w:firstLine="0"/>
                        <w:rPr>
                          <w:rFonts w:ascii="Trebuchet MS" w:hAnsi="Trebuchet MS"/>
                          <w:b/>
                          <w:bCs/>
                          <w:color w:val="000000" w:themeColor="text1"/>
                          <w:sz w:val="28"/>
                          <w:szCs w:val="28"/>
                        </w:rPr>
                      </w:pPr>
                      <w:r w:rsidRPr="00094BCE">
                        <w:rPr>
                          <w:rFonts w:ascii="Trebuchet MS" w:hAnsi="Trebuchet MS"/>
                          <w:b/>
                          <w:bCs/>
                          <w:color w:val="000000" w:themeColor="text1"/>
                          <w:sz w:val="28"/>
                          <w:szCs w:val="28"/>
                        </w:rPr>
                        <w:t xml:space="preserve">Prof. Drs.Ec. Ir. Riyanarto Sarno, M.Sc., Ph.D. </w:t>
                      </w:r>
                    </w:p>
                    <w:p w14:paraId="19E92BB6" w14:textId="135640B1" w:rsidR="00376F5C" w:rsidRPr="00094BCE" w:rsidRDefault="00094BCE" w:rsidP="003C7B0E">
                      <w:pPr>
                        <w:ind w:left="1701" w:right="1494" w:firstLine="0"/>
                        <w:rPr>
                          <w:rFonts w:ascii="Trebuchet MS" w:hAnsi="Trebuchet MS"/>
                          <w:color w:val="000000" w:themeColor="text1"/>
                          <w:sz w:val="28"/>
                          <w:szCs w:val="28"/>
                          <w:lang w:val="en-AU"/>
                        </w:rPr>
                      </w:pPr>
                      <w:r w:rsidRPr="00094BCE">
                        <w:rPr>
                          <w:rFonts w:ascii="Trebuchet MS" w:hAnsi="Trebuchet MS"/>
                          <w:color w:val="000000" w:themeColor="text1"/>
                          <w:sz w:val="28"/>
                          <w:szCs w:val="28"/>
                        </w:rPr>
                        <w:t>NIP 195908031986011001</w:t>
                      </w: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2D3DCE1E"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B5069D">
                        <w:rPr>
                          <w:rFonts w:ascii="Trebuchet MS" w:hAnsi="Trebuchet MS"/>
                          <w:b/>
                          <w:bCs/>
                          <w:color w:val="000000" w:themeColor="text1"/>
                          <w:sz w:val="28"/>
                          <w:szCs w:val="28"/>
                          <w:lang w:val="en-AU"/>
                        </w:rPr>
                        <w:t>Teknik Informatika</w:t>
                      </w:r>
                    </w:p>
                    <w:p w14:paraId="776F02AE" w14:textId="5FD5F1B6"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B5069D">
                        <w:rPr>
                          <w:rFonts w:ascii="Trebuchet MS" w:hAnsi="Trebuchet MS"/>
                          <w:color w:val="000000" w:themeColor="text1"/>
                          <w:szCs w:val="24"/>
                          <w:lang w:val="en-AU"/>
                        </w:rPr>
                        <w:t>Teknik Informatika</w:t>
                      </w:r>
                    </w:p>
                    <w:p w14:paraId="78C6C89D" w14:textId="1C0ABE33"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B5069D">
                        <w:rPr>
                          <w:rFonts w:ascii="Trebuchet MS" w:hAnsi="Trebuchet MS"/>
                          <w:color w:val="000000" w:themeColor="text1"/>
                          <w:szCs w:val="24"/>
                          <w:lang w:val="en-AU"/>
                        </w:rPr>
                        <w:t>Teknologi Elektro dan Informatika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EA4CEBD" w:rsidR="00376F5C" w:rsidRPr="00D11047" w:rsidRDefault="00B5069D"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2025</w:t>
                      </w:r>
                    </w:p>
                  </w:txbxContent>
                </v:textbox>
              </v:rect>
            </w:pict>
          </mc:Fallback>
        </mc:AlternateContent>
      </w:r>
      <w:r w:rsidRPr="00086AE8">
        <w:rPr>
          <w:rFonts w:cs="Times New Roman"/>
          <w:noProof/>
        </w:rPr>
        <w:drawing>
          <wp:inline distT="0" distB="0" distL="0" distR="0" wp14:anchorId="15C3C5E3" wp14:editId="128B481F">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Pr="00086AE8" w:rsidRDefault="00232C20">
      <w:pPr>
        <w:rPr>
          <w:rFonts w:cs="Times New Roman"/>
        </w:rPr>
      </w:pPr>
    </w:p>
    <w:p w14:paraId="31C98FE4" w14:textId="1CA1F5DF" w:rsidR="00927F61" w:rsidRPr="00086AE8" w:rsidRDefault="00927F61">
      <w:pPr>
        <w:rPr>
          <w:rFonts w:cs="Times New Roman"/>
        </w:rPr>
      </w:pPr>
    </w:p>
    <w:p w14:paraId="0C622FE6" w14:textId="2DD453C3" w:rsidR="00927F61" w:rsidRPr="00086AE8" w:rsidRDefault="00927F61">
      <w:pPr>
        <w:rPr>
          <w:rFonts w:cs="Times New Roman"/>
        </w:rPr>
      </w:pPr>
    </w:p>
    <w:p w14:paraId="459E2513" w14:textId="5F011D72" w:rsidR="00927F61" w:rsidRPr="00086AE8" w:rsidRDefault="00927F61">
      <w:pPr>
        <w:rPr>
          <w:rFonts w:cs="Times New Roman"/>
        </w:rPr>
      </w:pPr>
    </w:p>
    <w:p w14:paraId="48D38C8F" w14:textId="76C4243C" w:rsidR="00927F61" w:rsidRPr="00086AE8" w:rsidRDefault="00927F61">
      <w:pPr>
        <w:rPr>
          <w:rFonts w:cs="Times New Roman"/>
        </w:rPr>
      </w:pPr>
    </w:p>
    <w:p w14:paraId="5DAF0D47" w14:textId="1F9D43D2" w:rsidR="00927F61" w:rsidRPr="00086AE8" w:rsidRDefault="00927F61">
      <w:pPr>
        <w:rPr>
          <w:rFonts w:cs="Times New Roman"/>
        </w:rPr>
      </w:pPr>
    </w:p>
    <w:p w14:paraId="6F3F9FC2" w14:textId="76E0D8D3" w:rsidR="00927F61" w:rsidRPr="00086AE8" w:rsidRDefault="00927F61">
      <w:pPr>
        <w:rPr>
          <w:rFonts w:cs="Times New Roman"/>
        </w:rPr>
      </w:pPr>
    </w:p>
    <w:p w14:paraId="2AEB0087" w14:textId="148007D9" w:rsidR="00927F61" w:rsidRPr="00086AE8" w:rsidRDefault="00927F61">
      <w:pPr>
        <w:rPr>
          <w:rFonts w:cs="Times New Roman"/>
        </w:rPr>
      </w:pPr>
    </w:p>
    <w:p w14:paraId="0EB9CA48" w14:textId="0891D359" w:rsidR="00927F61" w:rsidRPr="00086AE8" w:rsidRDefault="00927F61">
      <w:pPr>
        <w:rPr>
          <w:rFonts w:cs="Times New Roman"/>
        </w:rPr>
      </w:pPr>
    </w:p>
    <w:p w14:paraId="5D65B0BB" w14:textId="2139E701" w:rsidR="00927F61" w:rsidRPr="00086AE8" w:rsidRDefault="00927F61">
      <w:pPr>
        <w:rPr>
          <w:rFonts w:cs="Times New Roman"/>
        </w:rPr>
      </w:pPr>
    </w:p>
    <w:p w14:paraId="455FC883" w14:textId="069C1772" w:rsidR="00927F61" w:rsidRPr="00086AE8" w:rsidRDefault="00927F61">
      <w:pPr>
        <w:rPr>
          <w:rFonts w:cs="Times New Roman"/>
        </w:rPr>
      </w:pPr>
    </w:p>
    <w:p w14:paraId="2D3C1954" w14:textId="75A465BB" w:rsidR="00927F61" w:rsidRPr="00086AE8" w:rsidRDefault="00927F61">
      <w:pPr>
        <w:rPr>
          <w:rFonts w:cs="Times New Roman"/>
        </w:rPr>
      </w:pPr>
    </w:p>
    <w:p w14:paraId="3EDFBC4E" w14:textId="2847E277" w:rsidR="00927F61" w:rsidRPr="00086AE8" w:rsidRDefault="00927F61">
      <w:pPr>
        <w:rPr>
          <w:rFonts w:cs="Times New Roman"/>
        </w:rPr>
      </w:pPr>
    </w:p>
    <w:p w14:paraId="68C7B8CF" w14:textId="5109C546" w:rsidR="00927F61" w:rsidRPr="00086AE8" w:rsidRDefault="00927F61">
      <w:pPr>
        <w:rPr>
          <w:rFonts w:cs="Times New Roman"/>
        </w:rPr>
      </w:pPr>
    </w:p>
    <w:p w14:paraId="7EE1F3BB" w14:textId="3D503CF4" w:rsidR="00927F61" w:rsidRPr="00086AE8" w:rsidRDefault="00927F61">
      <w:pPr>
        <w:rPr>
          <w:rFonts w:cs="Times New Roman"/>
        </w:rPr>
      </w:pPr>
    </w:p>
    <w:p w14:paraId="4A3F2565" w14:textId="738A7BD7" w:rsidR="00927F61" w:rsidRPr="00086AE8" w:rsidRDefault="00927F61">
      <w:pPr>
        <w:rPr>
          <w:rFonts w:cs="Times New Roman"/>
        </w:rPr>
      </w:pPr>
    </w:p>
    <w:p w14:paraId="22BDD361" w14:textId="6762F5D8" w:rsidR="00927F61" w:rsidRPr="00086AE8" w:rsidRDefault="00927F61">
      <w:pPr>
        <w:rPr>
          <w:rFonts w:cs="Times New Roman"/>
        </w:rPr>
      </w:pPr>
    </w:p>
    <w:p w14:paraId="5A7E55DB" w14:textId="3BB08C19" w:rsidR="00927F61" w:rsidRPr="00086AE8" w:rsidRDefault="00927F61">
      <w:pPr>
        <w:rPr>
          <w:rFonts w:cs="Times New Roman"/>
        </w:rPr>
      </w:pPr>
    </w:p>
    <w:p w14:paraId="7EFB773E" w14:textId="101A6F66" w:rsidR="00927F61" w:rsidRPr="00086AE8" w:rsidRDefault="00927F61">
      <w:pPr>
        <w:rPr>
          <w:rFonts w:cs="Times New Roman"/>
        </w:rPr>
      </w:pPr>
    </w:p>
    <w:p w14:paraId="613068DB" w14:textId="19337A5E" w:rsidR="00927F61" w:rsidRPr="00086AE8" w:rsidRDefault="00927F61">
      <w:pPr>
        <w:rPr>
          <w:rFonts w:cs="Times New Roman"/>
        </w:rPr>
      </w:pPr>
    </w:p>
    <w:p w14:paraId="66EA35B2" w14:textId="421AEDCB" w:rsidR="00927F61" w:rsidRPr="00086AE8" w:rsidRDefault="00927F61">
      <w:pPr>
        <w:rPr>
          <w:rFonts w:cs="Times New Roman"/>
        </w:rPr>
      </w:pPr>
    </w:p>
    <w:p w14:paraId="1E214F74" w14:textId="7EF1CC49" w:rsidR="00927F61" w:rsidRPr="00086AE8" w:rsidRDefault="00927F61">
      <w:pPr>
        <w:rPr>
          <w:rFonts w:cs="Times New Roman"/>
        </w:rPr>
      </w:pPr>
    </w:p>
    <w:p w14:paraId="1D3700BC" w14:textId="6223FBA5" w:rsidR="00927F61" w:rsidRPr="00086AE8" w:rsidRDefault="00927F61">
      <w:pPr>
        <w:rPr>
          <w:rFonts w:cs="Times New Roman"/>
        </w:rPr>
      </w:pPr>
    </w:p>
    <w:p w14:paraId="1979D07F" w14:textId="71404CA9" w:rsidR="00927F61" w:rsidRPr="00086AE8" w:rsidRDefault="00927F61">
      <w:pPr>
        <w:rPr>
          <w:rFonts w:cs="Times New Roman"/>
        </w:rPr>
      </w:pPr>
    </w:p>
    <w:p w14:paraId="4AC9D5E5" w14:textId="3C1F9E9D" w:rsidR="00927F61" w:rsidRPr="00086AE8" w:rsidRDefault="00927F61">
      <w:pPr>
        <w:rPr>
          <w:rFonts w:cs="Times New Roman"/>
        </w:rPr>
      </w:pPr>
    </w:p>
    <w:p w14:paraId="2414C082" w14:textId="4B29FC0A" w:rsidR="00927F61" w:rsidRPr="00086AE8" w:rsidRDefault="00927F61">
      <w:pPr>
        <w:rPr>
          <w:rFonts w:cs="Times New Roman"/>
        </w:rPr>
      </w:pPr>
    </w:p>
    <w:p w14:paraId="24B6EA0B" w14:textId="183D7CBE" w:rsidR="00927F61" w:rsidRPr="00086AE8" w:rsidRDefault="00927F61">
      <w:pPr>
        <w:rPr>
          <w:rFonts w:cs="Times New Roman"/>
        </w:rPr>
      </w:pPr>
    </w:p>
    <w:p w14:paraId="09E74936" w14:textId="08F05B56" w:rsidR="00927F61" w:rsidRPr="00086AE8" w:rsidRDefault="00927F61">
      <w:pPr>
        <w:rPr>
          <w:rFonts w:cs="Times New Roman"/>
        </w:rPr>
      </w:pPr>
    </w:p>
    <w:p w14:paraId="74F9B2AC" w14:textId="2A4862AD" w:rsidR="003677B0" w:rsidRPr="00086AE8" w:rsidRDefault="003677B0" w:rsidP="005E7C22">
      <w:pPr>
        <w:ind w:firstLine="0"/>
        <w:rPr>
          <w:rFonts w:cs="Times New Roman"/>
        </w:rPr>
      </w:pPr>
    </w:p>
    <w:p w14:paraId="5FEF6E90" w14:textId="77777777" w:rsidR="003677B0" w:rsidRPr="00086AE8" w:rsidRDefault="003677B0">
      <w:pPr>
        <w:rPr>
          <w:rFonts w:cs="Times New Roman"/>
        </w:rPr>
        <w:sectPr w:rsidR="003677B0" w:rsidRPr="00086AE8" w:rsidSect="00F02319">
          <w:footerReference w:type="default" r:id="rId9"/>
          <w:pgSz w:w="11907" w:h="16840" w:code="9"/>
          <w:pgMar w:top="567" w:right="1134" w:bottom="1134" w:left="1134" w:header="720" w:footer="720" w:gutter="0"/>
          <w:cols w:space="720"/>
          <w:docGrid w:linePitch="360"/>
        </w:sectPr>
      </w:pPr>
    </w:p>
    <w:p w14:paraId="78407399" w14:textId="77777777" w:rsidR="0059117A" w:rsidRPr="00086AE8" w:rsidRDefault="0059117A" w:rsidP="004E7A84">
      <w:pPr>
        <w:pStyle w:val="Heading0"/>
        <w:rPr>
          <w:rFonts w:cs="Times New Roman"/>
        </w:rPr>
      </w:pPr>
      <w:bookmarkStart w:id="0" w:name="_Toc220058938"/>
      <w:r w:rsidRPr="00086AE8">
        <w:rPr>
          <w:rFonts w:cs="Times New Roman"/>
        </w:rPr>
        <w:lastRenderedPageBreak/>
        <w:t>LEMBAR PENGESAHAN</w:t>
      </w:r>
      <w:bookmarkEnd w:id="0"/>
    </w:p>
    <w:p w14:paraId="5B9FB0A9" w14:textId="77777777" w:rsidR="0059117A" w:rsidRPr="00086AE8" w:rsidRDefault="0059117A" w:rsidP="0059117A">
      <w:pPr>
        <w:ind w:firstLine="0"/>
        <w:jc w:val="center"/>
        <w:rPr>
          <w:rFonts w:cs="Times New Roman"/>
          <w:bCs/>
          <w:spacing w:val="-3"/>
        </w:rPr>
      </w:pPr>
    </w:p>
    <w:p w14:paraId="67F19E7B" w14:textId="77777777" w:rsidR="008438C1" w:rsidRPr="00086AE8" w:rsidRDefault="008438C1" w:rsidP="008438C1">
      <w:pPr>
        <w:ind w:firstLine="0"/>
        <w:jc w:val="center"/>
        <w:rPr>
          <w:rFonts w:cs="Times New Roman"/>
          <w:b/>
          <w:spacing w:val="-3"/>
          <w:szCs w:val="24"/>
        </w:rPr>
      </w:pPr>
      <w:r w:rsidRPr="00086AE8">
        <w:rPr>
          <w:rFonts w:cs="Times New Roman"/>
          <w:b/>
          <w:i/>
          <w:iCs/>
          <w:spacing w:val="-3"/>
          <w:szCs w:val="24"/>
        </w:rPr>
        <w:t>AUTOMATIC CODE GENERATION</w:t>
      </w:r>
      <w:r w:rsidRPr="00086AE8">
        <w:rPr>
          <w:rFonts w:cs="Times New Roman"/>
          <w:b/>
          <w:spacing w:val="-3"/>
          <w:szCs w:val="24"/>
        </w:rPr>
        <w:t xml:space="preserve">: TRANSFORMASI MODEL BPMN MENJADI KOMPONEN REACT.JS BERBASIS </w:t>
      </w:r>
      <w:r w:rsidRPr="00086AE8">
        <w:rPr>
          <w:rFonts w:cs="Times New Roman"/>
          <w:b/>
          <w:i/>
          <w:iCs/>
          <w:spacing w:val="-3"/>
          <w:szCs w:val="24"/>
        </w:rPr>
        <w:t>RULE-BASED</w:t>
      </w:r>
      <w:r w:rsidRPr="00086AE8">
        <w:rPr>
          <w:rFonts w:cs="Times New Roman"/>
          <w:b/>
          <w:spacing w:val="-3"/>
          <w:szCs w:val="24"/>
        </w:rPr>
        <w:t xml:space="preserve"> DAN </w:t>
      </w:r>
      <w:r w:rsidRPr="00086AE8">
        <w:rPr>
          <w:rFonts w:cs="Times New Roman"/>
          <w:b/>
          <w:i/>
          <w:iCs/>
          <w:spacing w:val="-3"/>
          <w:szCs w:val="24"/>
        </w:rPr>
        <w:t>LARGE LANGUAGE MODEL</w:t>
      </w:r>
    </w:p>
    <w:p w14:paraId="4C8823B4" w14:textId="77777777" w:rsidR="0059117A" w:rsidRPr="00086AE8" w:rsidRDefault="0059117A" w:rsidP="0059117A">
      <w:pPr>
        <w:jc w:val="center"/>
        <w:rPr>
          <w:rFonts w:cs="Times New Roman"/>
        </w:rPr>
      </w:pPr>
    </w:p>
    <w:p w14:paraId="1DCE9060" w14:textId="77777777" w:rsidR="0059117A" w:rsidRPr="00086AE8" w:rsidRDefault="0059117A" w:rsidP="0059117A">
      <w:pPr>
        <w:ind w:firstLine="0"/>
        <w:jc w:val="center"/>
        <w:rPr>
          <w:rFonts w:cs="Times New Roman"/>
        </w:rPr>
      </w:pPr>
      <w:r w:rsidRPr="00086AE8">
        <w:rPr>
          <w:rFonts w:cs="Times New Roman"/>
          <w:b/>
          <w:spacing w:val="1"/>
        </w:rPr>
        <w:t>PROPOSAL T</w:t>
      </w:r>
      <w:r w:rsidRPr="00086AE8">
        <w:rPr>
          <w:rFonts w:cs="Times New Roman"/>
          <w:b/>
        </w:rPr>
        <w:t>U</w:t>
      </w:r>
      <w:r w:rsidRPr="00086AE8">
        <w:rPr>
          <w:rFonts w:cs="Times New Roman"/>
          <w:b/>
          <w:spacing w:val="-2"/>
        </w:rPr>
        <w:t>G</w:t>
      </w:r>
      <w:r w:rsidRPr="00086AE8">
        <w:rPr>
          <w:rFonts w:cs="Times New Roman"/>
          <w:b/>
        </w:rPr>
        <w:t>AS</w:t>
      </w:r>
      <w:r w:rsidRPr="00086AE8">
        <w:rPr>
          <w:rFonts w:cs="Times New Roman"/>
          <w:b/>
          <w:spacing w:val="-4"/>
        </w:rPr>
        <w:t xml:space="preserve"> </w:t>
      </w:r>
      <w:r w:rsidRPr="00086AE8">
        <w:rPr>
          <w:rFonts w:cs="Times New Roman"/>
          <w:b/>
          <w:spacing w:val="2"/>
          <w:w w:val="99"/>
        </w:rPr>
        <w:t>A</w:t>
      </w:r>
      <w:r w:rsidRPr="00086AE8">
        <w:rPr>
          <w:rFonts w:cs="Times New Roman"/>
          <w:b/>
          <w:spacing w:val="-2"/>
        </w:rPr>
        <w:t>K</w:t>
      </w:r>
      <w:r w:rsidRPr="00086AE8">
        <w:rPr>
          <w:rFonts w:cs="Times New Roman"/>
          <w:b/>
          <w:spacing w:val="1"/>
        </w:rPr>
        <w:t>H</w:t>
      </w:r>
      <w:r w:rsidRPr="00086AE8">
        <w:rPr>
          <w:rFonts w:cs="Times New Roman"/>
          <w:b/>
          <w:w w:val="99"/>
        </w:rPr>
        <w:t>IR</w:t>
      </w:r>
    </w:p>
    <w:p w14:paraId="18858081" w14:textId="77777777" w:rsidR="0059117A" w:rsidRPr="00086AE8" w:rsidRDefault="0059117A" w:rsidP="0059117A">
      <w:pPr>
        <w:ind w:firstLine="0"/>
        <w:jc w:val="center"/>
        <w:rPr>
          <w:rFonts w:cs="Times New Roman"/>
        </w:rPr>
      </w:pPr>
      <w:r w:rsidRPr="00086AE8">
        <w:rPr>
          <w:rFonts w:cs="Times New Roman"/>
        </w:rPr>
        <w:t>D</w:t>
      </w:r>
      <w:r w:rsidRPr="00086AE8">
        <w:rPr>
          <w:rFonts w:cs="Times New Roman"/>
          <w:spacing w:val="1"/>
        </w:rPr>
        <w:t>i</w:t>
      </w:r>
      <w:r w:rsidRPr="00086AE8">
        <w:rPr>
          <w:rFonts w:cs="Times New Roman"/>
          <w:spacing w:val="-1"/>
        </w:rPr>
        <w:t>a</w:t>
      </w:r>
      <w:r w:rsidRPr="00086AE8">
        <w:rPr>
          <w:rFonts w:cs="Times New Roman"/>
          <w:spacing w:val="1"/>
        </w:rPr>
        <w:t>j</w:t>
      </w:r>
      <w:r w:rsidRPr="00086AE8">
        <w:rPr>
          <w:rFonts w:cs="Times New Roman"/>
        </w:rPr>
        <w:t>uk</w:t>
      </w:r>
      <w:r w:rsidRPr="00086AE8">
        <w:rPr>
          <w:rFonts w:cs="Times New Roman"/>
          <w:spacing w:val="-1"/>
        </w:rPr>
        <w:t>a</w:t>
      </w:r>
      <w:r w:rsidRPr="00086AE8">
        <w:rPr>
          <w:rFonts w:cs="Times New Roman"/>
        </w:rPr>
        <w:t>n</w:t>
      </w:r>
      <w:r w:rsidRPr="00086AE8">
        <w:rPr>
          <w:rFonts w:cs="Times New Roman"/>
          <w:spacing w:val="-5"/>
        </w:rPr>
        <w:t xml:space="preserve"> </w:t>
      </w:r>
      <w:r w:rsidRPr="00086AE8">
        <w:rPr>
          <w:rFonts w:cs="Times New Roman"/>
        </w:rPr>
        <w:t>un</w:t>
      </w:r>
      <w:r w:rsidRPr="00086AE8">
        <w:rPr>
          <w:rFonts w:cs="Times New Roman"/>
          <w:spacing w:val="1"/>
        </w:rPr>
        <w:t>t</w:t>
      </w:r>
      <w:r w:rsidRPr="00086AE8">
        <w:rPr>
          <w:rFonts w:cs="Times New Roman"/>
        </w:rPr>
        <w:t>uk</w:t>
      </w:r>
      <w:r w:rsidRPr="00086AE8">
        <w:rPr>
          <w:rFonts w:cs="Times New Roman"/>
          <w:spacing w:val="-5"/>
        </w:rPr>
        <w:t xml:space="preserve"> </w:t>
      </w:r>
      <w:r w:rsidRPr="00086AE8">
        <w:rPr>
          <w:rFonts w:cs="Times New Roman"/>
        </w:rPr>
        <w:t>m</w:t>
      </w:r>
      <w:r w:rsidRPr="00086AE8">
        <w:rPr>
          <w:rFonts w:cs="Times New Roman"/>
          <w:spacing w:val="-1"/>
        </w:rPr>
        <w:t>e</w:t>
      </w:r>
      <w:r w:rsidRPr="00086AE8">
        <w:rPr>
          <w:rFonts w:cs="Times New Roman"/>
          <w:spacing w:val="1"/>
        </w:rPr>
        <w:t>m</w:t>
      </w:r>
      <w:r w:rsidRPr="00086AE8">
        <w:rPr>
          <w:rFonts w:cs="Times New Roman"/>
          <w:spacing w:val="-1"/>
        </w:rPr>
        <w:t>e</w:t>
      </w:r>
      <w:r w:rsidRPr="00086AE8">
        <w:rPr>
          <w:rFonts w:cs="Times New Roman"/>
        </w:rPr>
        <w:t>n</w:t>
      </w:r>
      <w:r w:rsidRPr="00086AE8">
        <w:rPr>
          <w:rFonts w:cs="Times New Roman"/>
          <w:spacing w:val="2"/>
        </w:rPr>
        <w:t>u</w:t>
      </w:r>
      <w:r w:rsidRPr="00086AE8">
        <w:rPr>
          <w:rFonts w:cs="Times New Roman"/>
        </w:rPr>
        <w:t>hi</w:t>
      </w:r>
      <w:r w:rsidRPr="00086AE8">
        <w:rPr>
          <w:rFonts w:cs="Times New Roman"/>
          <w:spacing w:val="-6"/>
        </w:rPr>
        <w:t xml:space="preserve"> </w:t>
      </w:r>
      <w:r w:rsidRPr="00086AE8">
        <w:rPr>
          <w:rFonts w:cs="Times New Roman"/>
          <w:spacing w:val="1"/>
        </w:rPr>
        <w:t>s</w:t>
      </w:r>
      <w:r w:rsidRPr="00086AE8">
        <w:rPr>
          <w:rFonts w:cs="Times New Roman"/>
          <w:spacing w:val="-1"/>
        </w:rPr>
        <w:t>a</w:t>
      </w:r>
      <w:r w:rsidRPr="00086AE8">
        <w:rPr>
          <w:rFonts w:cs="Times New Roman"/>
          <w:spacing w:val="1"/>
        </w:rPr>
        <w:t>l</w:t>
      </w:r>
      <w:r w:rsidRPr="00086AE8">
        <w:rPr>
          <w:rFonts w:cs="Times New Roman"/>
          <w:spacing w:val="-1"/>
        </w:rPr>
        <w:t>a</w:t>
      </w:r>
      <w:r w:rsidRPr="00086AE8">
        <w:rPr>
          <w:rFonts w:cs="Times New Roman"/>
        </w:rPr>
        <w:t>h</w:t>
      </w:r>
      <w:r w:rsidRPr="00086AE8">
        <w:rPr>
          <w:rFonts w:cs="Times New Roman"/>
          <w:spacing w:val="-3"/>
        </w:rPr>
        <w:t xml:space="preserve"> </w:t>
      </w:r>
      <w:r w:rsidRPr="00086AE8">
        <w:rPr>
          <w:rFonts w:cs="Times New Roman"/>
          <w:spacing w:val="1"/>
        </w:rPr>
        <w:t>s</w:t>
      </w:r>
      <w:r w:rsidRPr="00086AE8">
        <w:rPr>
          <w:rFonts w:cs="Times New Roman"/>
          <w:spacing w:val="-1"/>
        </w:rPr>
        <w:t>a</w:t>
      </w:r>
      <w:r w:rsidRPr="00086AE8">
        <w:rPr>
          <w:rFonts w:cs="Times New Roman"/>
          <w:spacing w:val="1"/>
        </w:rPr>
        <w:t>t</w:t>
      </w:r>
      <w:r w:rsidRPr="00086AE8">
        <w:rPr>
          <w:rFonts w:cs="Times New Roman"/>
        </w:rPr>
        <w:t>u</w:t>
      </w:r>
      <w:r w:rsidRPr="00086AE8">
        <w:rPr>
          <w:rFonts w:cs="Times New Roman"/>
          <w:spacing w:val="-3"/>
        </w:rPr>
        <w:t xml:space="preserve"> </w:t>
      </w:r>
      <w:r w:rsidRPr="00086AE8">
        <w:rPr>
          <w:rFonts w:cs="Times New Roman"/>
          <w:spacing w:val="3"/>
          <w:w w:val="99"/>
        </w:rPr>
        <w:t>s</w:t>
      </w:r>
      <w:r w:rsidRPr="00086AE8">
        <w:rPr>
          <w:rFonts w:cs="Times New Roman"/>
          <w:spacing w:val="-5"/>
          <w:w w:val="99"/>
        </w:rPr>
        <w:t>y</w:t>
      </w:r>
      <w:r w:rsidRPr="00086AE8">
        <w:rPr>
          <w:rFonts w:cs="Times New Roman"/>
          <w:spacing w:val="-1"/>
        </w:rPr>
        <w:t>a</w:t>
      </w:r>
      <w:r w:rsidRPr="00086AE8">
        <w:rPr>
          <w:rFonts w:cs="Times New Roman"/>
          <w:spacing w:val="-1"/>
          <w:w w:val="99"/>
        </w:rPr>
        <w:t>r</w:t>
      </w:r>
      <w:r w:rsidRPr="00086AE8">
        <w:rPr>
          <w:rFonts w:cs="Times New Roman"/>
          <w:spacing w:val="-1"/>
        </w:rPr>
        <w:t>a</w:t>
      </w:r>
      <w:r w:rsidRPr="00086AE8">
        <w:rPr>
          <w:rFonts w:cs="Times New Roman"/>
        </w:rPr>
        <w:t>t</w:t>
      </w:r>
    </w:p>
    <w:p w14:paraId="549F8F3B" w14:textId="77777777" w:rsidR="0059117A" w:rsidRPr="00086AE8" w:rsidRDefault="0059117A" w:rsidP="0059117A">
      <w:pPr>
        <w:ind w:firstLine="0"/>
        <w:jc w:val="center"/>
        <w:rPr>
          <w:rFonts w:cs="Times New Roman"/>
        </w:rPr>
      </w:pPr>
      <w:r w:rsidRPr="00086AE8">
        <w:rPr>
          <w:rFonts w:cs="Times New Roman"/>
        </w:rPr>
        <w:t>m</w:t>
      </w:r>
      <w:r w:rsidRPr="00086AE8">
        <w:rPr>
          <w:rFonts w:cs="Times New Roman"/>
          <w:spacing w:val="-1"/>
        </w:rPr>
        <w:t>e</w:t>
      </w:r>
      <w:r w:rsidRPr="00086AE8">
        <w:rPr>
          <w:rFonts w:cs="Times New Roman"/>
          <w:spacing w:val="1"/>
        </w:rPr>
        <w:t>m</w:t>
      </w:r>
      <w:r w:rsidRPr="00086AE8">
        <w:rPr>
          <w:rFonts w:cs="Times New Roman"/>
        </w:rPr>
        <w:t>p</w:t>
      </w:r>
      <w:r w:rsidRPr="00086AE8">
        <w:rPr>
          <w:rFonts w:cs="Times New Roman"/>
          <w:spacing w:val="-1"/>
        </w:rPr>
        <w:t>er</w:t>
      </w:r>
      <w:r w:rsidRPr="00086AE8">
        <w:rPr>
          <w:rFonts w:cs="Times New Roman"/>
        </w:rPr>
        <w:t>o</w:t>
      </w:r>
      <w:r w:rsidRPr="00086AE8">
        <w:rPr>
          <w:rFonts w:cs="Times New Roman"/>
          <w:spacing w:val="1"/>
        </w:rPr>
        <w:t>l</w:t>
      </w:r>
      <w:r w:rsidRPr="00086AE8">
        <w:rPr>
          <w:rFonts w:cs="Times New Roman"/>
          <w:spacing w:val="-1"/>
        </w:rPr>
        <w:t>e</w:t>
      </w:r>
      <w:r w:rsidRPr="00086AE8">
        <w:rPr>
          <w:rFonts w:cs="Times New Roman"/>
        </w:rPr>
        <w:t>h</w:t>
      </w:r>
      <w:r w:rsidRPr="00086AE8">
        <w:rPr>
          <w:rFonts w:cs="Times New Roman"/>
          <w:spacing w:val="-7"/>
        </w:rPr>
        <w:t xml:space="preserve"> </w:t>
      </w:r>
      <w:r w:rsidRPr="00086AE8">
        <w:rPr>
          <w:rFonts w:cs="Times New Roman"/>
          <w:spacing w:val="2"/>
        </w:rPr>
        <w:t>g</w:t>
      </w:r>
      <w:r w:rsidRPr="00086AE8">
        <w:rPr>
          <w:rFonts w:cs="Times New Roman"/>
          <w:spacing w:val="-1"/>
        </w:rPr>
        <w:t>e</w:t>
      </w:r>
      <w:r w:rsidRPr="00086AE8">
        <w:rPr>
          <w:rFonts w:cs="Times New Roman"/>
          <w:spacing w:val="1"/>
        </w:rPr>
        <w:t>l</w:t>
      </w:r>
      <w:r w:rsidRPr="00086AE8">
        <w:rPr>
          <w:rFonts w:cs="Times New Roman"/>
          <w:spacing w:val="-1"/>
        </w:rPr>
        <w:t>a</w:t>
      </w:r>
      <w:r w:rsidRPr="00086AE8">
        <w:rPr>
          <w:rFonts w:cs="Times New Roman"/>
        </w:rPr>
        <w:t>r</w:t>
      </w:r>
      <w:r w:rsidRPr="00086AE8">
        <w:rPr>
          <w:rFonts w:cs="Times New Roman"/>
          <w:spacing w:val="-4"/>
        </w:rPr>
        <w:t xml:space="preserve"> </w:t>
      </w:r>
      <w:r w:rsidRPr="00086AE8">
        <w:rPr>
          <w:rFonts w:cs="Times New Roman"/>
          <w:spacing w:val="1"/>
        </w:rPr>
        <w:t>&lt;Nama Gelar&gt;</w:t>
      </w:r>
      <w:r w:rsidRPr="00086AE8">
        <w:rPr>
          <w:rFonts w:cs="Times New Roman"/>
          <w:w w:val="99"/>
        </w:rPr>
        <w:t xml:space="preserve"> p</w:t>
      </w:r>
      <w:r w:rsidRPr="00086AE8">
        <w:rPr>
          <w:rFonts w:cs="Times New Roman"/>
          <w:spacing w:val="-1"/>
        </w:rPr>
        <w:t>a</w:t>
      </w:r>
      <w:r w:rsidRPr="00086AE8">
        <w:rPr>
          <w:rFonts w:cs="Times New Roman"/>
          <w:w w:val="99"/>
        </w:rPr>
        <w:t>d</w:t>
      </w:r>
      <w:r w:rsidRPr="00086AE8">
        <w:rPr>
          <w:rFonts w:cs="Times New Roman"/>
        </w:rPr>
        <w:t>a</w:t>
      </w:r>
    </w:p>
    <w:p w14:paraId="0846B762" w14:textId="3FB8C4A4" w:rsidR="0059117A" w:rsidRPr="00086AE8" w:rsidRDefault="0059117A" w:rsidP="0059117A">
      <w:pPr>
        <w:ind w:firstLine="0"/>
        <w:jc w:val="center"/>
        <w:rPr>
          <w:rFonts w:cs="Times New Roman"/>
          <w:spacing w:val="1"/>
        </w:rPr>
      </w:pPr>
      <w:r w:rsidRPr="00086AE8">
        <w:rPr>
          <w:rFonts w:cs="Times New Roman"/>
          <w:spacing w:val="1"/>
        </w:rPr>
        <w:t>P</w:t>
      </w:r>
      <w:r w:rsidRPr="00086AE8">
        <w:rPr>
          <w:rFonts w:cs="Times New Roman"/>
          <w:spacing w:val="-1"/>
        </w:rPr>
        <w:t>r</w:t>
      </w:r>
      <w:r w:rsidRPr="00086AE8">
        <w:rPr>
          <w:rFonts w:cs="Times New Roman"/>
        </w:rPr>
        <w:t>o</w:t>
      </w:r>
      <w:r w:rsidRPr="00086AE8">
        <w:rPr>
          <w:rFonts w:cs="Times New Roman"/>
          <w:spacing w:val="-2"/>
        </w:rPr>
        <w:t>g</w:t>
      </w:r>
      <w:r w:rsidRPr="00086AE8">
        <w:rPr>
          <w:rFonts w:cs="Times New Roman"/>
          <w:spacing w:val="2"/>
        </w:rPr>
        <w:t>r</w:t>
      </w:r>
      <w:r w:rsidRPr="00086AE8">
        <w:rPr>
          <w:rFonts w:cs="Times New Roman"/>
          <w:spacing w:val="-1"/>
        </w:rPr>
        <w:t>a</w:t>
      </w:r>
      <w:r w:rsidRPr="00086AE8">
        <w:rPr>
          <w:rFonts w:cs="Times New Roman"/>
        </w:rPr>
        <w:t>m</w:t>
      </w:r>
      <w:r w:rsidRPr="00086AE8">
        <w:rPr>
          <w:rFonts w:cs="Times New Roman"/>
          <w:spacing w:val="-5"/>
        </w:rPr>
        <w:t xml:space="preserve"> </w:t>
      </w:r>
      <w:r w:rsidRPr="00086AE8">
        <w:rPr>
          <w:rFonts w:cs="Times New Roman"/>
          <w:spacing w:val="1"/>
        </w:rPr>
        <w:t>St</w:t>
      </w:r>
      <w:r w:rsidRPr="00086AE8">
        <w:rPr>
          <w:rFonts w:cs="Times New Roman"/>
        </w:rPr>
        <w:t>udi</w:t>
      </w:r>
      <w:r w:rsidRPr="00086AE8">
        <w:rPr>
          <w:rFonts w:cs="Times New Roman"/>
          <w:spacing w:val="-4"/>
        </w:rPr>
        <w:t xml:space="preserve"> </w:t>
      </w:r>
      <w:r w:rsidRPr="00086AE8">
        <w:rPr>
          <w:rFonts w:cs="Times New Roman"/>
          <w:spacing w:val="1"/>
        </w:rPr>
        <w:t>S</w:t>
      </w:r>
      <w:r w:rsidRPr="00086AE8">
        <w:rPr>
          <w:rFonts w:cs="Times New Roman"/>
          <w:spacing w:val="-1"/>
        </w:rPr>
        <w:t>-</w:t>
      </w:r>
      <w:r w:rsidRPr="00086AE8">
        <w:rPr>
          <w:rFonts w:cs="Times New Roman"/>
        </w:rPr>
        <w:t>1</w:t>
      </w:r>
      <w:r w:rsidRPr="00086AE8">
        <w:rPr>
          <w:rFonts w:cs="Times New Roman"/>
          <w:spacing w:val="-5"/>
        </w:rPr>
        <w:t xml:space="preserve"> </w:t>
      </w:r>
      <w:r w:rsidR="008438C1" w:rsidRPr="00086AE8">
        <w:rPr>
          <w:rFonts w:cs="Times New Roman"/>
          <w:spacing w:val="1"/>
        </w:rPr>
        <w:t>Teknik Informatika</w:t>
      </w:r>
    </w:p>
    <w:p w14:paraId="1BF5E220" w14:textId="1612E11D" w:rsidR="0059117A" w:rsidRPr="00086AE8" w:rsidRDefault="0059117A" w:rsidP="0059117A">
      <w:pPr>
        <w:ind w:firstLine="0"/>
        <w:jc w:val="center"/>
        <w:rPr>
          <w:rFonts w:cs="Times New Roman"/>
        </w:rPr>
      </w:pPr>
      <w:r w:rsidRPr="00086AE8">
        <w:rPr>
          <w:rFonts w:cs="Times New Roman"/>
          <w:spacing w:val="1"/>
        </w:rPr>
        <w:t xml:space="preserve">Departemen </w:t>
      </w:r>
      <w:r w:rsidR="008438C1" w:rsidRPr="00086AE8">
        <w:rPr>
          <w:rFonts w:cs="Times New Roman"/>
          <w:spacing w:val="1"/>
        </w:rPr>
        <w:t>Teknik Informatika</w:t>
      </w:r>
    </w:p>
    <w:p w14:paraId="42F0AFF4" w14:textId="5E5410AF" w:rsidR="0059117A" w:rsidRPr="00086AE8" w:rsidRDefault="0059117A" w:rsidP="0059117A">
      <w:pPr>
        <w:ind w:firstLine="0"/>
        <w:jc w:val="center"/>
        <w:rPr>
          <w:rFonts w:cs="Times New Roman"/>
        </w:rPr>
      </w:pPr>
      <w:r w:rsidRPr="00086AE8">
        <w:rPr>
          <w:rFonts w:cs="Times New Roman"/>
          <w:spacing w:val="-1"/>
        </w:rPr>
        <w:t>Fa</w:t>
      </w:r>
      <w:r w:rsidRPr="00086AE8">
        <w:rPr>
          <w:rFonts w:cs="Times New Roman"/>
        </w:rPr>
        <w:t>ku</w:t>
      </w:r>
      <w:r w:rsidRPr="00086AE8">
        <w:rPr>
          <w:rFonts w:cs="Times New Roman"/>
          <w:spacing w:val="1"/>
        </w:rPr>
        <w:t>lt</w:t>
      </w:r>
      <w:r w:rsidRPr="00086AE8">
        <w:rPr>
          <w:rFonts w:cs="Times New Roman"/>
          <w:spacing w:val="-1"/>
        </w:rPr>
        <w:t>a</w:t>
      </w:r>
      <w:r w:rsidRPr="00086AE8">
        <w:rPr>
          <w:rFonts w:cs="Times New Roman"/>
        </w:rPr>
        <w:t>s</w:t>
      </w:r>
      <w:r w:rsidRPr="00086AE8">
        <w:rPr>
          <w:rFonts w:cs="Times New Roman"/>
          <w:spacing w:val="-5"/>
        </w:rPr>
        <w:t xml:space="preserve"> </w:t>
      </w:r>
      <w:r w:rsidR="008438C1" w:rsidRPr="00086AE8">
        <w:rPr>
          <w:rFonts w:cs="Times New Roman"/>
          <w:spacing w:val="1"/>
        </w:rPr>
        <w:t>Teknologi Elektro dan Informatika Cerdas</w:t>
      </w:r>
    </w:p>
    <w:p w14:paraId="269B04AD" w14:textId="77777777" w:rsidR="0059117A" w:rsidRPr="00086AE8" w:rsidRDefault="0059117A" w:rsidP="0059117A">
      <w:pPr>
        <w:ind w:firstLine="0"/>
        <w:jc w:val="center"/>
        <w:rPr>
          <w:rFonts w:cs="Times New Roman"/>
        </w:rPr>
      </w:pPr>
      <w:r w:rsidRPr="00086AE8">
        <w:rPr>
          <w:rFonts w:cs="Times New Roman"/>
          <w:spacing w:val="-3"/>
        </w:rPr>
        <w:t>I</w:t>
      </w:r>
      <w:r w:rsidRPr="00086AE8">
        <w:rPr>
          <w:rFonts w:cs="Times New Roman"/>
        </w:rPr>
        <w:t>ns</w:t>
      </w:r>
      <w:r w:rsidRPr="00086AE8">
        <w:rPr>
          <w:rFonts w:cs="Times New Roman"/>
          <w:spacing w:val="1"/>
        </w:rPr>
        <w:t>tit</w:t>
      </w:r>
      <w:r w:rsidRPr="00086AE8">
        <w:rPr>
          <w:rFonts w:cs="Times New Roman"/>
        </w:rPr>
        <w:t>ut</w:t>
      </w:r>
      <w:r w:rsidRPr="00086AE8">
        <w:rPr>
          <w:rFonts w:cs="Times New Roman"/>
          <w:spacing w:val="-4"/>
        </w:rPr>
        <w:t xml:space="preserve"> </w:t>
      </w:r>
      <w:r w:rsidRPr="00086AE8">
        <w:rPr>
          <w:rFonts w:cs="Times New Roman"/>
        </w:rPr>
        <w:t>T</w:t>
      </w:r>
      <w:r w:rsidRPr="00086AE8">
        <w:rPr>
          <w:rFonts w:cs="Times New Roman"/>
          <w:spacing w:val="-1"/>
        </w:rPr>
        <w:t>e</w:t>
      </w:r>
      <w:r w:rsidRPr="00086AE8">
        <w:rPr>
          <w:rFonts w:cs="Times New Roman"/>
        </w:rPr>
        <w:t>kno</w:t>
      </w:r>
      <w:r w:rsidRPr="00086AE8">
        <w:rPr>
          <w:rFonts w:cs="Times New Roman"/>
          <w:spacing w:val="1"/>
        </w:rPr>
        <w:t>l</w:t>
      </w:r>
      <w:r w:rsidRPr="00086AE8">
        <w:rPr>
          <w:rFonts w:cs="Times New Roman"/>
          <w:spacing w:val="2"/>
        </w:rPr>
        <w:t>o</w:t>
      </w:r>
      <w:r w:rsidRPr="00086AE8">
        <w:rPr>
          <w:rFonts w:cs="Times New Roman"/>
          <w:spacing w:val="-2"/>
        </w:rPr>
        <w:t>g</w:t>
      </w:r>
      <w:r w:rsidRPr="00086AE8">
        <w:rPr>
          <w:rFonts w:cs="Times New Roman"/>
        </w:rPr>
        <w:t>i</w:t>
      </w:r>
      <w:r w:rsidRPr="00086AE8">
        <w:rPr>
          <w:rFonts w:cs="Times New Roman"/>
          <w:spacing w:val="-6"/>
        </w:rPr>
        <w:t xml:space="preserve"> </w:t>
      </w:r>
      <w:r w:rsidRPr="00086AE8">
        <w:rPr>
          <w:rFonts w:cs="Times New Roman"/>
          <w:spacing w:val="1"/>
        </w:rPr>
        <w:t>S</w:t>
      </w:r>
      <w:r w:rsidRPr="00086AE8">
        <w:rPr>
          <w:rFonts w:cs="Times New Roman"/>
          <w:spacing w:val="-1"/>
        </w:rPr>
        <w:t>e</w:t>
      </w:r>
      <w:r w:rsidRPr="00086AE8">
        <w:rPr>
          <w:rFonts w:cs="Times New Roman"/>
        </w:rPr>
        <w:t>pu</w:t>
      </w:r>
      <w:r w:rsidRPr="00086AE8">
        <w:rPr>
          <w:rFonts w:cs="Times New Roman"/>
          <w:spacing w:val="1"/>
        </w:rPr>
        <w:t>l</w:t>
      </w:r>
      <w:r w:rsidRPr="00086AE8">
        <w:rPr>
          <w:rFonts w:cs="Times New Roman"/>
        </w:rPr>
        <w:t>uh</w:t>
      </w:r>
      <w:r w:rsidRPr="00086AE8">
        <w:rPr>
          <w:rFonts w:cs="Times New Roman"/>
          <w:spacing w:val="-6"/>
        </w:rPr>
        <w:t xml:space="preserve"> </w:t>
      </w:r>
      <w:r w:rsidRPr="00086AE8">
        <w:rPr>
          <w:rFonts w:cs="Times New Roman"/>
          <w:w w:val="99"/>
        </w:rPr>
        <w:t>Nop</w:t>
      </w:r>
      <w:r w:rsidRPr="00086AE8">
        <w:rPr>
          <w:rFonts w:cs="Times New Roman"/>
          <w:spacing w:val="-1"/>
        </w:rPr>
        <w:t>e</w:t>
      </w:r>
      <w:r w:rsidRPr="00086AE8">
        <w:rPr>
          <w:rFonts w:cs="Times New Roman"/>
          <w:spacing w:val="1"/>
        </w:rPr>
        <w:t>m</w:t>
      </w:r>
      <w:r w:rsidRPr="00086AE8">
        <w:rPr>
          <w:rFonts w:cs="Times New Roman"/>
          <w:w w:val="99"/>
        </w:rPr>
        <w:t>b</w:t>
      </w:r>
      <w:r w:rsidRPr="00086AE8">
        <w:rPr>
          <w:rFonts w:cs="Times New Roman"/>
          <w:spacing w:val="-1"/>
        </w:rPr>
        <w:t>e</w:t>
      </w:r>
      <w:r w:rsidRPr="00086AE8">
        <w:rPr>
          <w:rFonts w:cs="Times New Roman"/>
          <w:w w:val="99"/>
        </w:rPr>
        <w:t>r</w:t>
      </w:r>
    </w:p>
    <w:p w14:paraId="72D616F3" w14:textId="77777777" w:rsidR="0059117A" w:rsidRPr="00086AE8" w:rsidRDefault="0059117A" w:rsidP="0059117A">
      <w:pPr>
        <w:jc w:val="center"/>
        <w:rPr>
          <w:rFonts w:cs="Times New Roman"/>
          <w:sz w:val="22"/>
        </w:rPr>
      </w:pPr>
    </w:p>
    <w:p w14:paraId="1A3B5A78" w14:textId="4450C2DC" w:rsidR="0059117A" w:rsidRPr="00086AE8" w:rsidRDefault="0059117A" w:rsidP="0059117A">
      <w:pPr>
        <w:ind w:firstLine="0"/>
        <w:jc w:val="center"/>
        <w:rPr>
          <w:rFonts w:cs="Times New Roman"/>
          <w:w w:val="99"/>
        </w:rPr>
      </w:pPr>
      <w:r w:rsidRPr="00086AE8">
        <w:rPr>
          <w:rFonts w:cs="Times New Roman"/>
        </w:rPr>
        <w:t>O</w:t>
      </w:r>
      <w:r w:rsidRPr="00086AE8">
        <w:rPr>
          <w:rFonts w:cs="Times New Roman"/>
          <w:spacing w:val="1"/>
        </w:rPr>
        <w:t>l</w:t>
      </w:r>
      <w:r w:rsidRPr="00086AE8">
        <w:rPr>
          <w:rFonts w:cs="Times New Roman"/>
          <w:spacing w:val="-1"/>
        </w:rPr>
        <w:t>e</w:t>
      </w:r>
      <w:r w:rsidRPr="00086AE8">
        <w:rPr>
          <w:rFonts w:cs="Times New Roman"/>
        </w:rPr>
        <w:t>h</w:t>
      </w:r>
      <w:r w:rsidRPr="00086AE8">
        <w:rPr>
          <w:rFonts w:cs="Times New Roman"/>
          <w:spacing w:val="-3"/>
        </w:rPr>
        <w:t xml:space="preserve"> </w:t>
      </w:r>
      <w:r w:rsidRPr="00086AE8">
        <w:rPr>
          <w:rFonts w:cs="Times New Roman"/>
        </w:rPr>
        <w:t xml:space="preserve">: </w:t>
      </w:r>
      <w:r w:rsidR="00015CF6" w:rsidRPr="00086AE8">
        <w:rPr>
          <w:rFonts w:cs="Times New Roman"/>
          <w:b/>
          <w:bCs/>
        </w:rPr>
        <w:t>Joseph Marcell Gultom</w:t>
      </w:r>
      <w:r w:rsidRPr="00086AE8">
        <w:rPr>
          <w:rFonts w:cs="Times New Roman"/>
          <w:b/>
          <w:spacing w:val="-4"/>
        </w:rPr>
        <w:t xml:space="preserve"> </w:t>
      </w:r>
    </w:p>
    <w:p w14:paraId="720A8089" w14:textId="20EB0F5C" w:rsidR="0059117A" w:rsidRPr="00086AE8" w:rsidRDefault="0059117A" w:rsidP="0059117A">
      <w:pPr>
        <w:ind w:firstLine="0"/>
        <w:jc w:val="center"/>
        <w:rPr>
          <w:rFonts w:cs="Times New Roman"/>
        </w:rPr>
      </w:pPr>
      <w:r w:rsidRPr="00086AE8">
        <w:rPr>
          <w:rFonts w:cs="Times New Roman"/>
          <w:w w:val="99"/>
        </w:rPr>
        <w:t xml:space="preserve">NRP. </w:t>
      </w:r>
      <w:r w:rsidR="00015CF6" w:rsidRPr="00086AE8">
        <w:rPr>
          <w:rFonts w:cs="Times New Roman"/>
          <w:w w:val="99"/>
        </w:rPr>
        <w:t>5025221279</w:t>
      </w:r>
    </w:p>
    <w:p w14:paraId="3B98C83C" w14:textId="77777777" w:rsidR="0059117A" w:rsidRPr="00086AE8" w:rsidRDefault="0059117A" w:rsidP="0059117A">
      <w:pPr>
        <w:jc w:val="center"/>
        <w:rPr>
          <w:rFonts w:cs="Times New Roman"/>
        </w:rPr>
      </w:pPr>
    </w:p>
    <w:p w14:paraId="6F4685DA" w14:textId="77777777" w:rsidR="0059117A" w:rsidRPr="00086AE8" w:rsidRDefault="0059117A" w:rsidP="0059117A">
      <w:pPr>
        <w:ind w:firstLine="0"/>
        <w:jc w:val="center"/>
        <w:rPr>
          <w:rFonts w:cs="Times New Roman"/>
        </w:rPr>
      </w:pPr>
      <w:r w:rsidRPr="00086AE8">
        <w:rPr>
          <w:rFonts w:cs="Times New Roman"/>
        </w:rPr>
        <w:t>D</w:t>
      </w:r>
      <w:r w:rsidRPr="00086AE8">
        <w:rPr>
          <w:rFonts w:cs="Times New Roman"/>
          <w:spacing w:val="1"/>
        </w:rPr>
        <w:t>i</w:t>
      </w:r>
      <w:r w:rsidRPr="00086AE8">
        <w:rPr>
          <w:rFonts w:cs="Times New Roman"/>
        </w:rPr>
        <w:t>s</w:t>
      </w:r>
      <w:r w:rsidRPr="00086AE8">
        <w:rPr>
          <w:rFonts w:cs="Times New Roman"/>
          <w:spacing w:val="-1"/>
        </w:rPr>
        <w:t>e</w:t>
      </w:r>
      <w:r w:rsidRPr="00086AE8">
        <w:rPr>
          <w:rFonts w:cs="Times New Roman"/>
          <w:spacing w:val="1"/>
        </w:rPr>
        <w:t>t</w:t>
      </w:r>
      <w:r w:rsidRPr="00086AE8">
        <w:rPr>
          <w:rFonts w:cs="Times New Roman"/>
        </w:rPr>
        <w:t>u</w:t>
      </w:r>
      <w:r w:rsidRPr="00086AE8">
        <w:rPr>
          <w:rFonts w:cs="Times New Roman"/>
          <w:spacing w:val="1"/>
        </w:rPr>
        <w:t>j</w:t>
      </w:r>
      <w:r w:rsidRPr="00086AE8">
        <w:rPr>
          <w:rFonts w:cs="Times New Roman"/>
        </w:rPr>
        <w:t>ui</w:t>
      </w:r>
      <w:r w:rsidRPr="00086AE8">
        <w:rPr>
          <w:rFonts w:cs="Times New Roman"/>
          <w:spacing w:val="-5"/>
        </w:rPr>
        <w:t xml:space="preserve"> </w:t>
      </w:r>
      <w:r w:rsidRPr="00086AE8">
        <w:rPr>
          <w:rFonts w:cs="Times New Roman"/>
        </w:rPr>
        <w:t>o</w:t>
      </w:r>
      <w:r w:rsidRPr="00086AE8">
        <w:rPr>
          <w:rFonts w:cs="Times New Roman"/>
          <w:spacing w:val="1"/>
        </w:rPr>
        <w:t>l</w:t>
      </w:r>
      <w:r w:rsidRPr="00086AE8">
        <w:rPr>
          <w:rFonts w:cs="Times New Roman"/>
          <w:spacing w:val="-1"/>
        </w:rPr>
        <w:t>e</w:t>
      </w:r>
      <w:r w:rsidRPr="00086AE8">
        <w:rPr>
          <w:rFonts w:cs="Times New Roman"/>
        </w:rPr>
        <w:t>h</w:t>
      </w:r>
      <w:r w:rsidRPr="00086AE8">
        <w:rPr>
          <w:rFonts w:cs="Times New Roman"/>
          <w:spacing w:val="-2"/>
        </w:rPr>
        <w:t xml:space="preserve"> </w:t>
      </w:r>
      <w:r w:rsidRPr="00086AE8">
        <w:rPr>
          <w:rFonts w:cs="Times New Roman"/>
        </w:rPr>
        <w:t>T</w:t>
      </w:r>
      <w:r w:rsidRPr="00086AE8">
        <w:rPr>
          <w:rFonts w:cs="Times New Roman"/>
          <w:spacing w:val="1"/>
        </w:rPr>
        <w:t>i</w:t>
      </w:r>
      <w:r w:rsidRPr="00086AE8">
        <w:rPr>
          <w:rFonts w:cs="Times New Roman"/>
        </w:rPr>
        <w:t xml:space="preserve">m </w:t>
      </w:r>
      <w:r w:rsidRPr="00086AE8">
        <w:rPr>
          <w:rFonts w:cs="Times New Roman"/>
          <w:spacing w:val="1"/>
        </w:rPr>
        <w:t>P</w:t>
      </w:r>
      <w:r w:rsidRPr="00086AE8">
        <w:rPr>
          <w:rFonts w:cs="Times New Roman"/>
          <w:spacing w:val="-1"/>
        </w:rPr>
        <w:t>e</w:t>
      </w:r>
      <w:r w:rsidRPr="00086AE8">
        <w:rPr>
          <w:rFonts w:cs="Times New Roman"/>
        </w:rPr>
        <w:t>ngu</w:t>
      </w:r>
      <w:r w:rsidRPr="00086AE8">
        <w:rPr>
          <w:rFonts w:cs="Times New Roman"/>
          <w:spacing w:val="1"/>
        </w:rPr>
        <w:t>j</w:t>
      </w:r>
      <w:r w:rsidRPr="00086AE8">
        <w:rPr>
          <w:rFonts w:cs="Times New Roman"/>
        </w:rPr>
        <w:t>i</w:t>
      </w:r>
      <w:r w:rsidRPr="00086AE8">
        <w:rPr>
          <w:rFonts w:cs="Times New Roman"/>
          <w:spacing w:val="-5"/>
        </w:rPr>
        <w:t xml:space="preserve"> Proposal </w:t>
      </w:r>
      <w:r w:rsidRPr="00086AE8">
        <w:rPr>
          <w:rFonts w:cs="Times New Roman"/>
        </w:rPr>
        <w:t>Tu</w:t>
      </w:r>
      <w:r w:rsidRPr="00086AE8">
        <w:rPr>
          <w:rFonts w:cs="Times New Roman"/>
          <w:spacing w:val="-2"/>
        </w:rPr>
        <w:t>g</w:t>
      </w:r>
      <w:r w:rsidRPr="00086AE8">
        <w:rPr>
          <w:rFonts w:cs="Times New Roman"/>
          <w:spacing w:val="-1"/>
        </w:rPr>
        <w:t>a</w:t>
      </w:r>
      <w:r w:rsidRPr="00086AE8">
        <w:rPr>
          <w:rFonts w:cs="Times New Roman"/>
        </w:rPr>
        <w:t>s</w:t>
      </w:r>
      <w:r w:rsidRPr="00086AE8">
        <w:rPr>
          <w:rFonts w:cs="Times New Roman"/>
          <w:spacing w:val="-3"/>
        </w:rPr>
        <w:t xml:space="preserve"> </w:t>
      </w:r>
      <w:r w:rsidRPr="00086AE8">
        <w:rPr>
          <w:rFonts w:cs="Times New Roman"/>
        </w:rPr>
        <w:t>Akh</w:t>
      </w:r>
      <w:r w:rsidRPr="00086AE8">
        <w:rPr>
          <w:rFonts w:cs="Times New Roman"/>
          <w:spacing w:val="1"/>
        </w:rPr>
        <w:t>i</w:t>
      </w:r>
      <w:r w:rsidRPr="00086AE8">
        <w:rPr>
          <w:rFonts w:cs="Times New Roman"/>
        </w:rPr>
        <w:t>r</w:t>
      </w:r>
      <w:r w:rsidRPr="00086AE8">
        <w:rPr>
          <w:rFonts w:cs="Times New Roman"/>
          <w:spacing w:val="-6"/>
        </w:rPr>
        <w:t xml:space="preserve"> </w:t>
      </w:r>
      <w:r w:rsidRPr="00086AE8">
        <w:rPr>
          <w:rFonts w:cs="Times New Roman"/>
        </w:rPr>
        <w:t>:</w:t>
      </w:r>
    </w:p>
    <w:p w14:paraId="7F89F726" w14:textId="77777777" w:rsidR="0059117A" w:rsidRPr="00086AE8" w:rsidRDefault="0059117A" w:rsidP="0059117A">
      <w:pPr>
        <w:ind w:firstLine="0"/>
        <w:jc w:val="cente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086AE8" w:rsidRPr="00086AE8" w14:paraId="6509AD64" w14:textId="77777777">
        <w:tc>
          <w:tcPr>
            <w:tcW w:w="421" w:type="dxa"/>
          </w:tcPr>
          <w:p w14:paraId="6ADB6FDA" w14:textId="77777777" w:rsidR="0059117A" w:rsidRPr="00086AE8" w:rsidRDefault="0059117A">
            <w:pPr>
              <w:ind w:firstLine="0"/>
              <w:rPr>
                <w:sz w:val="26"/>
                <w:szCs w:val="26"/>
              </w:rPr>
            </w:pPr>
            <w:r w:rsidRPr="00086AE8">
              <w:rPr>
                <w:sz w:val="26"/>
                <w:szCs w:val="26"/>
              </w:rPr>
              <w:t>1.</w:t>
            </w:r>
          </w:p>
        </w:tc>
        <w:tc>
          <w:tcPr>
            <w:tcW w:w="5615" w:type="dxa"/>
          </w:tcPr>
          <w:p w14:paraId="6712B757" w14:textId="083127A8" w:rsidR="0059117A" w:rsidRPr="00086AE8" w:rsidRDefault="004879CB" w:rsidP="004879CB">
            <w:pPr>
              <w:ind w:firstLine="0"/>
              <w:rPr>
                <w:sz w:val="26"/>
                <w:szCs w:val="26"/>
              </w:rPr>
            </w:pPr>
            <w:r w:rsidRPr="00086AE8">
              <w:rPr>
                <w:sz w:val="26"/>
                <w:szCs w:val="26"/>
              </w:rPr>
              <w:t>Dr. Kelly Rossa Sungkono, S.Kom., M.Kom.</w:t>
            </w:r>
          </w:p>
          <w:p w14:paraId="788C353B" w14:textId="6C6E85DF" w:rsidR="00515E1B" w:rsidRPr="00086AE8" w:rsidRDefault="00515E1B">
            <w:pPr>
              <w:ind w:firstLine="0"/>
              <w:rPr>
                <w:sz w:val="26"/>
                <w:szCs w:val="26"/>
              </w:rPr>
            </w:pPr>
          </w:p>
        </w:tc>
        <w:tc>
          <w:tcPr>
            <w:tcW w:w="3018" w:type="dxa"/>
          </w:tcPr>
          <w:p w14:paraId="35E31E2E" w14:textId="77777777" w:rsidR="0059117A" w:rsidRPr="00086AE8" w:rsidRDefault="0059117A">
            <w:pPr>
              <w:ind w:firstLine="0"/>
              <w:rPr>
                <w:sz w:val="26"/>
                <w:szCs w:val="26"/>
              </w:rPr>
            </w:pPr>
            <w:r w:rsidRPr="00086AE8">
              <w:rPr>
                <w:sz w:val="26"/>
                <w:szCs w:val="26"/>
              </w:rPr>
              <w:t xml:space="preserve">Pembimbing </w:t>
            </w:r>
          </w:p>
        </w:tc>
      </w:tr>
      <w:tr w:rsidR="00086AE8" w:rsidRPr="00086AE8" w14:paraId="0019AE81" w14:textId="77777777">
        <w:tc>
          <w:tcPr>
            <w:tcW w:w="421" w:type="dxa"/>
          </w:tcPr>
          <w:p w14:paraId="3F4DB7A2" w14:textId="77777777" w:rsidR="0059117A" w:rsidRPr="00086AE8" w:rsidRDefault="0059117A">
            <w:pPr>
              <w:ind w:firstLine="0"/>
              <w:rPr>
                <w:sz w:val="26"/>
                <w:szCs w:val="26"/>
              </w:rPr>
            </w:pPr>
            <w:r w:rsidRPr="00086AE8">
              <w:rPr>
                <w:sz w:val="26"/>
                <w:szCs w:val="26"/>
              </w:rPr>
              <w:t>2.</w:t>
            </w:r>
          </w:p>
        </w:tc>
        <w:tc>
          <w:tcPr>
            <w:tcW w:w="5615" w:type="dxa"/>
          </w:tcPr>
          <w:p w14:paraId="18ACCBE9" w14:textId="46EA0502" w:rsidR="0059117A" w:rsidRPr="00086AE8" w:rsidRDefault="004879CB" w:rsidP="004879CB">
            <w:pPr>
              <w:ind w:firstLine="0"/>
              <w:rPr>
                <w:sz w:val="26"/>
                <w:szCs w:val="26"/>
              </w:rPr>
            </w:pPr>
            <w:r w:rsidRPr="00086AE8">
              <w:rPr>
                <w:sz w:val="26"/>
                <w:szCs w:val="26"/>
              </w:rPr>
              <w:t xml:space="preserve">Prof. Drs.Ec. Ir. Riyanarto Sarno, M.Sc., Ph.D. </w:t>
            </w:r>
          </w:p>
          <w:p w14:paraId="194F9248" w14:textId="54108435" w:rsidR="00515E1B" w:rsidRPr="00086AE8" w:rsidRDefault="00515E1B">
            <w:pPr>
              <w:ind w:firstLine="0"/>
              <w:rPr>
                <w:sz w:val="26"/>
                <w:szCs w:val="26"/>
              </w:rPr>
            </w:pPr>
          </w:p>
        </w:tc>
        <w:tc>
          <w:tcPr>
            <w:tcW w:w="3018" w:type="dxa"/>
          </w:tcPr>
          <w:p w14:paraId="1CABA65B" w14:textId="77777777" w:rsidR="0059117A" w:rsidRPr="00086AE8" w:rsidRDefault="0059117A">
            <w:pPr>
              <w:ind w:firstLine="0"/>
              <w:rPr>
                <w:sz w:val="26"/>
                <w:szCs w:val="26"/>
              </w:rPr>
            </w:pPr>
            <w:r w:rsidRPr="00086AE8">
              <w:rPr>
                <w:sz w:val="26"/>
                <w:szCs w:val="26"/>
              </w:rPr>
              <w:t>Ko-pembimbing</w:t>
            </w:r>
          </w:p>
        </w:tc>
      </w:tr>
      <w:tr w:rsidR="00086AE8" w:rsidRPr="00086AE8" w14:paraId="47C8C246" w14:textId="77777777">
        <w:tc>
          <w:tcPr>
            <w:tcW w:w="421" w:type="dxa"/>
          </w:tcPr>
          <w:p w14:paraId="74483C3D" w14:textId="77777777" w:rsidR="0059117A" w:rsidRPr="00086AE8" w:rsidRDefault="0059117A">
            <w:pPr>
              <w:ind w:firstLine="0"/>
              <w:rPr>
                <w:sz w:val="26"/>
                <w:szCs w:val="26"/>
              </w:rPr>
            </w:pPr>
            <w:r w:rsidRPr="00086AE8">
              <w:rPr>
                <w:sz w:val="26"/>
                <w:szCs w:val="26"/>
              </w:rPr>
              <w:t>3.</w:t>
            </w:r>
          </w:p>
        </w:tc>
        <w:tc>
          <w:tcPr>
            <w:tcW w:w="5615" w:type="dxa"/>
          </w:tcPr>
          <w:p w14:paraId="123BE4E7" w14:textId="77777777" w:rsidR="0059117A" w:rsidRPr="00086AE8" w:rsidRDefault="0059117A">
            <w:pPr>
              <w:ind w:firstLine="0"/>
              <w:rPr>
                <w:sz w:val="26"/>
                <w:szCs w:val="26"/>
              </w:rPr>
            </w:pPr>
            <w:r w:rsidRPr="00086AE8">
              <w:rPr>
                <w:sz w:val="26"/>
                <w:szCs w:val="26"/>
              </w:rPr>
              <w:t>Nama dan gelar penguji</w:t>
            </w:r>
          </w:p>
          <w:p w14:paraId="727C0A05" w14:textId="77777777" w:rsidR="0059117A" w:rsidRPr="00086AE8" w:rsidRDefault="0059117A">
            <w:pPr>
              <w:rPr>
                <w:sz w:val="26"/>
                <w:szCs w:val="26"/>
              </w:rPr>
            </w:pPr>
          </w:p>
          <w:p w14:paraId="1EC93308" w14:textId="38175747" w:rsidR="00515E1B" w:rsidRPr="00086AE8" w:rsidRDefault="00515E1B">
            <w:pPr>
              <w:ind w:firstLine="0"/>
              <w:rPr>
                <w:sz w:val="26"/>
                <w:szCs w:val="26"/>
              </w:rPr>
            </w:pPr>
          </w:p>
        </w:tc>
        <w:tc>
          <w:tcPr>
            <w:tcW w:w="3018" w:type="dxa"/>
          </w:tcPr>
          <w:p w14:paraId="27B78DD4" w14:textId="77777777" w:rsidR="0059117A" w:rsidRPr="00086AE8" w:rsidRDefault="0059117A">
            <w:pPr>
              <w:ind w:firstLine="0"/>
              <w:rPr>
                <w:sz w:val="26"/>
                <w:szCs w:val="26"/>
              </w:rPr>
            </w:pPr>
            <w:r w:rsidRPr="00086AE8">
              <w:rPr>
                <w:sz w:val="26"/>
                <w:szCs w:val="26"/>
              </w:rPr>
              <w:t>Penguji</w:t>
            </w:r>
          </w:p>
        </w:tc>
      </w:tr>
      <w:tr w:rsidR="00086AE8" w:rsidRPr="00086AE8" w14:paraId="1DE5C397" w14:textId="77777777">
        <w:tc>
          <w:tcPr>
            <w:tcW w:w="421" w:type="dxa"/>
          </w:tcPr>
          <w:p w14:paraId="7BD1E379" w14:textId="77777777" w:rsidR="0059117A" w:rsidRPr="00086AE8" w:rsidRDefault="0059117A">
            <w:pPr>
              <w:ind w:firstLine="0"/>
              <w:rPr>
                <w:sz w:val="26"/>
                <w:szCs w:val="26"/>
              </w:rPr>
            </w:pPr>
            <w:r w:rsidRPr="00086AE8">
              <w:rPr>
                <w:sz w:val="26"/>
                <w:szCs w:val="26"/>
              </w:rPr>
              <w:t>4.</w:t>
            </w:r>
          </w:p>
        </w:tc>
        <w:tc>
          <w:tcPr>
            <w:tcW w:w="5615" w:type="dxa"/>
          </w:tcPr>
          <w:p w14:paraId="3E109650" w14:textId="77777777" w:rsidR="0059117A" w:rsidRPr="00086AE8" w:rsidRDefault="0059117A">
            <w:pPr>
              <w:ind w:firstLine="0"/>
              <w:rPr>
                <w:sz w:val="26"/>
                <w:szCs w:val="26"/>
              </w:rPr>
            </w:pPr>
            <w:r w:rsidRPr="00086AE8">
              <w:rPr>
                <w:sz w:val="26"/>
                <w:szCs w:val="26"/>
              </w:rPr>
              <w:t>Nama dan gelar penguji</w:t>
            </w:r>
          </w:p>
          <w:p w14:paraId="62AED577" w14:textId="77777777" w:rsidR="0059117A" w:rsidRPr="00086AE8" w:rsidRDefault="0059117A">
            <w:pPr>
              <w:rPr>
                <w:sz w:val="26"/>
                <w:szCs w:val="26"/>
              </w:rPr>
            </w:pPr>
          </w:p>
          <w:p w14:paraId="1D63508F" w14:textId="1B9949BF" w:rsidR="00515E1B" w:rsidRPr="00086AE8" w:rsidRDefault="00515E1B">
            <w:pPr>
              <w:ind w:firstLine="0"/>
              <w:rPr>
                <w:sz w:val="26"/>
                <w:szCs w:val="26"/>
              </w:rPr>
            </w:pPr>
          </w:p>
        </w:tc>
        <w:tc>
          <w:tcPr>
            <w:tcW w:w="3018" w:type="dxa"/>
          </w:tcPr>
          <w:p w14:paraId="06163B18" w14:textId="77777777" w:rsidR="0059117A" w:rsidRPr="00086AE8" w:rsidRDefault="0059117A">
            <w:pPr>
              <w:ind w:firstLine="0"/>
              <w:rPr>
                <w:sz w:val="26"/>
                <w:szCs w:val="26"/>
              </w:rPr>
            </w:pPr>
            <w:r w:rsidRPr="00086AE8">
              <w:rPr>
                <w:sz w:val="26"/>
                <w:szCs w:val="26"/>
              </w:rPr>
              <w:t>Penguji</w:t>
            </w:r>
          </w:p>
        </w:tc>
      </w:tr>
      <w:tr w:rsidR="0059117A" w:rsidRPr="00086AE8" w14:paraId="0CD179D9" w14:textId="77777777">
        <w:tc>
          <w:tcPr>
            <w:tcW w:w="421" w:type="dxa"/>
          </w:tcPr>
          <w:p w14:paraId="128D305B" w14:textId="77777777" w:rsidR="0059117A" w:rsidRPr="00086AE8" w:rsidRDefault="0059117A">
            <w:pPr>
              <w:ind w:firstLine="0"/>
              <w:rPr>
                <w:sz w:val="26"/>
                <w:szCs w:val="26"/>
              </w:rPr>
            </w:pPr>
            <w:r w:rsidRPr="00086AE8">
              <w:rPr>
                <w:sz w:val="26"/>
                <w:szCs w:val="26"/>
              </w:rPr>
              <w:t>5.</w:t>
            </w:r>
          </w:p>
        </w:tc>
        <w:tc>
          <w:tcPr>
            <w:tcW w:w="5615" w:type="dxa"/>
          </w:tcPr>
          <w:p w14:paraId="4D84C4E3" w14:textId="77777777" w:rsidR="0059117A" w:rsidRPr="00086AE8" w:rsidRDefault="0059117A">
            <w:pPr>
              <w:ind w:firstLine="0"/>
              <w:rPr>
                <w:sz w:val="26"/>
                <w:szCs w:val="26"/>
              </w:rPr>
            </w:pPr>
            <w:r w:rsidRPr="00086AE8">
              <w:rPr>
                <w:sz w:val="26"/>
                <w:szCs w:val="26"/>
              </w:rPr>
              <w:t>Nama dan gelar penguji</w:t>
            </w:r>
          </w:p>
        </w:tc>
        <w:tc>
          <w:tcPr>
            <w:tcW w:w="3018" w:type="dxa"/>
          </w:tcPr>
          <w:p w14:paraId="79820A49" w14:textId="77777777" w:rsidR="0059117A" w:rsidRPr="00086AE8" w:rsidRDefault="0059117A">
            <w:pPr>
              <w:ind w:firstLine="0"/>
              <w:rPr>
                <w:sz w:val="26"/>
                <w:szCs w:val="26"/>
              </w:rPr>
            </w:pPr>
            <w:r w:rsidRPr="00086AE8">
              <w:rPr>
                <w:sz w:val="26"/>
                <w:szCs w:val="26"/>
              </w:rPr>
              <w:t>Penguji</w:t>
            </w:r>
          </w:p>
        </w:tc>
      </w:tr>
    </w:tbl>
    <w:p w14:paraId="5B3C3FE3" w14:textId="77777777" w:rsidR="0059117A" w:rsidRPr="00086AE8" w:rsidRDefault="0059117A" w:rsidP="0059117A">
      <w:pPr>
        <w:ind w:firstLine="0"/>
        <w:rPr>
          <w:rFonts w:cs="Times New Roman"/>
          <w:szCs w:val="24"/>
        </w:rPr>
      </w:pPr>
    </w:p>
    <w:p w14:paraId="316BE14D" w14:textId="77777777" w:rsidR="0059117A" w:rsidRPr="00086AE8" w:rsidRDefault="0059117A" w:rsidP="0059117A">
      <w:pPr>
        <w:ind w:firstLine="0"/>
        <w:jc w:val="center"/>
        <w:rPr>
          <w:rFonts w:cs="Times New Roman"/>
          <w:b/>
          <w:bCs/>
          <w:szCs w:val="24"/>
        </w:rPr>
      </w:pPr>
      <w:r w:rsidRPr="00086AE8">
        <w:rPr>
          <w:rFonts w:cs="Times New Roman"/>
          <w:b/>
          <w:bCs/>
          <w:szCs w:val="24"/>
        </w:rPr>
        <w:t>SURABAYA</w:t>
      </w:r>
    </w:p>
    <w:p w14:paraId="1D8D79D8" w14:textId="0D0D7B4A" w:rsidR="00927F61" w:rsidRPr="00086AE8" w:rsidRDefault="0059117A" w:rsidP="0082586E">
      <w:pPr>
        <w:jc w:val="center"/>
        <w:rPr>
          <w:rFonts w:cs="Times New Roman"/>
        </w:rPr>
      </w:pPr>
      <w:r w:rsidRPr="00086AE8">
        <w:rPr>
          <w:rFonts w:cs="Times New Roman"/>
          <w:b/>
          <w:bCs/>
          <w:szCs w:val="24"/>
        </w:rPr>
        <w:t>Bulan, Tahun</w:t>
      </w:r>
      <w:r w:rsidRPr="00086AE8">
        <w:rPr>
          <w:rFonts w:cs="Times New Roman"/>
          <w:szCs w:val="24"/>
        </w:rPr>
        <w:br w:type="page"/>
      </w:r>
    </w:p>
    <w:p w14:paraId="18D57FB5" w14:textId="5B415CA1" w:rsidR="00927F61" w:rsidRPr="00086AE8" w:rsidRDefault="007650A6" w:rsidP="004E7A84">
      <w:pPr>
        <w:pStyle w:val="Heading0"/>
        <w:rPr>
          <w:rFonts w:cs="Times New Roman"/>
        </w:rPr>
      </w:pPr>
      <w:bookmarkStart w:id="1" w:name="_Toc220058939"/>
      <w:r w:rsidRPr="00086AE8">
        <w:rPr>
          <w:rFonts w:cs="Times New Roman"/>
        </w:rPr>
        <w:lastRenderedPageBreak/>
        <w:t>ABSTRAK</w:t>
      </w:r>
      <w:bookmarkEnd w:id="1"/>
    </w:p>
    <w:p w14:paraId="46CC365B" w14:textId="77777777" w:rsidR="007650A6" w:rsidRPr="00086AE8" w:rsidRDefault="007650A6" w:rsidP="007650A6">
      <w:pPr>
        <w:jc w:val="center"/>
        <w:rPr>
          <w:rFonts w:cs="Times New Roman"/>
        </w:rPr>
      </w:pPr>
    </w:p>
    <w:p w14:paraId="5A98211A" w14:textId="4DD987E1" w:rsidR="007650A6" w:rsidRPr="00086AE8" w:rsidRDefault="004879CB" w:rsidP="007650A6">
      <w:pPr>
        <w:ind w:firstLine="0"/>
        <w:jc w:val="center"/>
        <w:rPr>
          <w:rFonts w:cs="Times New Roman"/>
          <w:b/>
          <w:spacing w:val="-3"/>
          <w:szCs w:val="24"/>
        </w:rPr>
      </w:pPr>
      <w:r w:rsidRPr="00086AE8">
        <w:rPr>
          <w:rFonts w:cs="Times New Roman"/>
          <w:b/>
          <w:i/>
          <w:iCs/>
          <w:spacing w:val="-3"/>
          <w:szCs w:val="24"/>
        </w:rPr>
        <w:t>AUTOMATIC CODE GENERATION</w:t>
      </w:r>
      <w:r w:rsidRPr="00086AE8">
        <w:rPr>
          <w:rFonts w:cs="Times New Roman"/>
          <w:b/>
          <w:spacing w:val="-3"/>
          <w:szCs w:val="24"/>
        </w:rPr>
        <w:t xml:space="preserve">: TRANSFORMASI MODEL BPMN MENJADI KOMPONEN REACT.JS BERBASIS </w:t>
      </w:r>
      <w:r w:rsidRPr="00086AE8">
        <w:rPr>
          <w:rFonts w:cs="Times New Roman"/>
          <w:b/>
          <w:i/>
          <w:iCs/>
          <w:spacing w:val="-3"/>
          <w:szCs w:val="24"/>
        </w:rPr>
        <w:t>RULE-BASED</w:t>
      </w:r>
      <w:r w:rsidRPr="00086AE8">
        <w:rPr>
          <w:rFonts w:cs="Times New Roman"/>
          <w:b/>
          <w:spacing w:val="-3"/>
          <w:szCs w:val="24"/>
        </w:rPr>
        <w:t xml:space="preserve"> DAN </w:t>
      </w:r>
      <w:r w:rsidRPr="00086AE8">
        <w:rPr>
          <w:rFonts w:cs="Times New Roman"/>
          <w:b/>
          <w:i/>
          <w:iCs/>
          <w:spacing w:val="-3"/>
          <w:szCs w:val="24"/>
        </w:rPr>
        <w:t>LARGE LANGUAGE MODEL</w:t>
      </w:r>
    </w:p>
    <w:p w14:paraId="193AC5CE" w14:textId="77777777" w:rsidR="007650A6" w:rsidRPr="00086AE8" w:rsidRDefault="007650A6" w:rsidP="007650A6">
      <w:pPr>
        <w:ind w:firstLine="0"/>
        <w:jc w:val="center"/>
        <w:rPr>
          <w:rFonts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296"/>
        <w:gridCol w:w="5769"/>
      </w:tblGrid>
      <w:tr w:rsidR="00086AE8" w:rsidRPr="00086AE8" w14:paraId="6A8F8F08" w14:textId="77777777" w:rsidTr="004879CB">
        <w:tc>
          <w:tcPr>
            <w:tcW w:w="3007" w:type="dxa"/>
          </w:tcPr>
          <w:p w14:paraId="5786435E" w14:textId="73CF8334" w:rsidR="00B15CCC" w:rsidRPr="00086AE8" w:rsidRDefault="00B15CCC" w:rsidP="007650A6">
            <w:pPr>
              <w:ind w:firstLine="0"/>
              <w:rPr>
                <w:b/>
                <w:szCs w:val="24"/>
              </w:rPr>
            </w:pPr>
            <w:r w:rsidRPr="00086AE8">
              <w:rPr>
                <w:b/>
                <w:szCs w:val="24"/>
              </w:rPr>
              <w:t>N</w:t>
            </w:r>
            <w:r w:rsidRPr="00086AE8">
              <w:rPr>
                <w:b/>
                <w:spacing w:val="2"/>
                <w:szCs w:val="24"/>
              </w:rPr>
              <w:t>a</w:t>
            </w:r>
            <w:r w:rsidRPr="00086AE8">
              <w:rPr>
                <w:b/>
                <w:spacing w:val="-3"/>
                <w:szCs w:val="24"/>
              </w:rPr>
              <w:t>m</w:t>
            </w:r>
            <w:r w:rsidRPr="00086AE8">
              <w:rPr>
                <w:b/>
                <w:szCs w:val="24"/>
              </w:rPr>
              <w:t>a</w:t>
            </w:r>
            <w:r w:rsidRPr="00086AE8">
              <w:rPr>
                <w:b/>
                <w:spacing w:val="-6"/>
                <w:szCs w:val="24"/>
              </w:rPr>
              <w:t xml:space="preserve"> </w:t>
            </w:r>
            <w:r w:rsidRPr="00086AE8">
              <w:rPr>
                <w:b/>
                <w:spacing w:val="-1"/>
                <w:szCs w:val="24"/>
              </w:rPr>
              <w:t>M</w:t>
            </w:r>
            <w:r w:rsidRPr="00086AE8">
              <w:rPr>
                <w:b/>
                <w:szCs w:val="24"/>
              </w:rPr>
              <w:t>a</w:t>
            </w:r>
            <w:r w:rsidRPr="00086AE8">
              <w:rPr>
                <w:b/>
                <w:spacing w:val="1"/>
                <w:szCs w:val="24"/>
              </w:rPr>
              <w:t>h</w:t>
            </w:r>
            <w:r w:rsidRPr="00086AE8">
              <w:rPr>
                <w:b/>
                <w:szCs w:val="24"/>
              </w:rPr>
              <w:t>as</w:t>
            </w:r>
            <w:r w:rsidRPr="00086AE8">
              <w:rPr>
                <w:b/>
                <w:spacing w:val="1"/>
                <w:szCs w:val="24"/>
              </w:rPr>
              <w:t>i</w:t>
            </w:r>
            <w:r w:rsidRPr="00086AE8">
              <w:rPr>
                <w:b/>
                <w:szCs w:val="24"/>
              </w:rPr>
              <w:t>s</w:t>
            </w:r>
            <w:r w:rsidRPr="00086AE8">
              <w:rPr>
                <w:b/>
                <w:spacing w:val="2"/>
                <w:szCs w:val="24"/>
              </w:rPr>
              <w:t>w</w:t>
            </w:r>
            <w:r w:rsidRPr="00086AE8">
              <w:rPr>
                <w:b/>
                <w:szCs w:val="24"/>
              </w:rPr>
              <w:t>a / NRP</w:t>
            </w:r>
          </w:p>
        </w:tc>
        <w:tc>
          <w:tcPr>
            <w:tcW w:w="296" w:type="dxa"/>
          </w:tcPr>
          <w:p w14:paraId="54D34543" w14:textId="345709E7" w:rsidR="00B15CCC" w:rsidRPr="00086AE8" w:rsidRDefault="00B15CCC" w:rsidP="007650A6">
            <w:pPr>
              <w:ind w:firstLine="0"/>
              <w:rPr>
                <w:b/>
                <w:szCs w:val="24"/>
              </w:rPr>
            </w:pPr>
            <w:r w:rsidRPr="00086AE8">
              <w:rPr>
                <w:b/>
                <w:szCs w:val="24"/>
              </w:rPr>
              <w:t>:</w:t>
            </w:r>
          </w:p>
        </w:tc>
        <w:tc>
          <w:tcPr>
            <w:tcW w:w="5769" w:type="dxa"/>
          </w:tcPr>
          <w:p w14:paraId="48150C8E" w14:textId="5E3DC8E9" w:rsidR="00B15CCC" w:rsidRPr="00086AE8" w:rsidRDefault="004879CB" w:rsidP="007650A6">
            <w:pPr>
              <w:ind w:firstLine="0"/>
              <w:rPr>
                <w:b/>
                <w:szCs w:val="24"/>
              </w:rPr>
            </w:pPr>
            <w:r w:rsidRPr="00086AE8">
              <w:rPr>
                <w:b/>
                <w:szCs w:val="24"/>
              </w:rPr>
              <w:t>Joseph Marcell Gultom</w:t>
            </w:r>
            <w:r w:rsidR="00B15CCC" w:rsidRPr="00086AE8">
              <w:rPr>
                <w:b/>
                <w:szCs w:val="24"/>
              </w:rPr>
              <w:t xml:space="preserve"> / </w:t>
            </w:r>
            <w:r w:rsidRPr="00086AE8">
              <w:rPr>
                <w:b/>
                <w:szCs w:val="24"/>
              </w:rPr>
              <w:t>5025221279</w:t>
            </w:r>
          </w:p>
        </w:tc>
      </w:tr>
      <w:tr w:rsidR="00086AE8" w:rsidRPr="00086AE8" w14:paraId="0CB64367" w14:textId="77777777" w:rsidTr="004879CB">
        <w:tc>
          <w:tcPr>
            <w:tcW w:w="3007" w:type="dxa"/>
          </w:tcPr>
          <w:p w14:paraId="206F11E1" w14:textId="279C92AC" w:rsidR="00B15CCC" w:rsidRPr="00086AE8" w:rsidRDefault="00B15CCC" w:rsidP="007650A6">
            <w:pPr>
              <w:ind w:firstLine="0"/>
              <w:rPr>
                <w:b/>
                <w:szCs w:val="24"/>
              </w:rPr>
            </w:pPr>
            <w:proofErr w:type="spellStart"/>
            <w:r w:rsidRPr="00086AE8">
              <w:rPr>
                <w:b/>
                <w:szCs w:val="24"/>
              </w:rPr>
              <w:t>Departemen</w:t>
            </w:r>
            <w:proofErr w:type="spellEnd"/>
          </w:p>
        </w:tc>
        <w:tc>
          <w:tcPr>
            <w:tcW w:w="296" w:type="dxa"/>
          </w:tcPr>
          <w:p w14:paraId="600DB4C3" w14:textId="0A23C47A" w:rsidR="00B15CCC" w:rsidRPr="00086AE8" w:rsidRDefault="00B15CCC" w:rsidP="007650A6">
            <w:pPr>
              <w:ind w:firstLine="0"/>
              <w:rPr>
                <w:b/>
                <w:szCs w:val="24"/>
              </w:rPr>
            </w:pPr>
            <w:r w:rsidRPr="00086AE8">
              <w:rPr>
                <w:b/>
                <w:szCs w:val="24"/>
              </w:rPr>
              <w:t>:</w:t>
            </w:r>
          </w:p>
        </w:tc>
        <w:tc>
          <w:tcPr>
            <w:tcW w:w="5769" w:type="dxa"/>
          </w:tcPr>
          <w:p w14:paraId="08DC7662" w14:textId="151AEF34" w:rsidR="00B15CCC" w:rsidRPr="00086AE8" w:rsidRDefault="00B15CCC" w:rsidP="007650A6">
            <w:pPr>
              <w:ind w:firstLine="0"/>
              <w:rPr>
                <w:b/>
                <w:szCs w:val="24"/>
              </w:rPr>
            </w:pPr>
            <w:r w:rsidRPr="00086AE8">
              <w:rPr>
                <w:b/>
                <w:spacing w:val="1"/>
                <w:szCs w:val="24"/>
              </w:rPr>
              <w:t>T</w:t>
            </w:r>
            <w:r w:rsidRPr="00086AE8">
              <w:rPr>
                <w:b/>
                <w:spacing w:val="-1"/>
                <w:szCs w:val="24"/>
              </w:rPr>
              <w:t>e</w:t>
            </w:r>
            <w:r w:rsidRPr="00086AE8">
              <w:rPr>
                <w:b/>
                <w:spacing w:val="1"/>
                <w:szCs w:val="24"/>
              </w:rPr>
              <w:t>kni</w:t>
            </w:r>
            <w:r w:rsidRPr="00086AE8">
              <w:rPr>
                <w:b/>
                <w:szCs w:val="24"/>
              </w:rPr>
              <w:t>k</w:t>
            </w:r>
            <w:r w:rsidRPr="00086AE8">
              <w:rPr>
                <w:b/>
                <w:spacing w:val="-3"/>
                <w:szCs w:val="24"/>
              </w:rPr>
              <w:t xml:space="preserve"> </w:t>
            </w:r>
            <w:r w:rsidR="004879CB" w:rsidRPr="00086AE8">
              <w:rPr>
                <w:b/>
                <w:spacing w:val="-1"/>
                <w:szCs w:val="24"/>
              </w:rPr>
              <w:t>Informatika FTEIC</w:t>
            </w:r>
            <w:r w:rsidRPr="00086AE8">
              <w:rPr>
                <w:b/>
                <w:szCs w:val="24"/>
              </w:rPr>
              <w:t xml:space="preserve"> </w:t>
            </w:r>
            <w:r w:rsidR="004879CB" w:rsidRPr="00086AE8">
              <w:rPr>
                <w:b/>
                <w:spacing w:val="-1"/>
                <w:szCs w:val="24"/>
              </w:rPr>
              <w:t>–</w:t>
            </w:r>
            <w:r w:rsidRPr="00086AE8">
              <w:rPr>
                <w:b/>
                <w:spacing w:val="-1"/>
                <w:szCs w:val="24"/>
              </w:rPr>
              <w:t xml:space="preserve"> </w:t>
            </w:r>
            <w:r w:rsidRPr="00086AE8">
              <w:rPr>
                <w:b/>
                <w:szCs w:val="24"/>
              </w:rPr>
              <w:t>I</w:t>
            </w:r>
            <w:r w:rsidRPr="00086AE8">
              <w:rPr>
                <w:b/>
                <w:spacing w:val="1"/>
                <w:szCs w:val="24"/>
              </w:rPr>
              <w:t>T</w:t>
            </w:r>
            <w:r w:rsidRPr="00086AE8">
              <w:rPr>
                <w:b/>
                <w:szCs w:val="24"/>
              </w:rPr>
              <w:t>S</w:t>
            </w:r>
          </w:p>
        </w:tc>
      </w:tr>
      <w:tr w:rsidR="00086AE8" w:rsidRPr="00086AE8" w14:paraId="2F489077" w14:textId="77777777" w:rsidTr="004879CB">
        <w:tc>
          <w:tcPr>
            <w:tcW w:w="3007" w:type="dxa"/>
          </w:tcPr>
          <w:p w14:paraId="474489EE" w14:textId="36B1195C" w:rsidR="00B15CCC" w:rsidRPr="00086AE8" w:rsidRDefault="00B15CCC" w:rsidP="007650A6">
            <w:pPr>
              <w:ind w:firstLine="0"/>
              <w:rPr>
                <w:b/>
                <w:szCs w:val="24"/>
              </w:rPr>
            </w:pPr>
            <w:r w:rsidRPr="00086AE8">
              <w:rPr>
                <w:b/>
                <w:szCs w:val="24"/>
              </w:rPr>
              <w:t>Dos</w:t>
            </w:r>
            <w:r w:rsidRPr="00086AE8">
              <w:rPr>
                <w:b/>
                <w:spacing w:val="-1"/>
                <w:szCs w:val="24"/>
              </w:rPr>
              <w:t>e</w:t>
            </w:r>
            <w:r w:rsidRPr="00086AE8">
              <w:rPr>
                <w:b/>
                <w:szCs w:val="24"/>
              </w:rPr>
              <w:t>n</w:t>
            </w:r>
            <w:r w:rsidRPr="00086AE8">
              <w:rPr>
                <w:b/>
                <w:spacing w:val="-4"/>
                <w:szCs w:val="24"/>
              </w:rPr>
              <w:t xml:space="preserve"> </w:t>
            </w:r>
            <w:r w:rsidRPr="00086AE8">
              <w:rPr>
                <w:b/>
                <w:szCs w:val="24"/>
              </w:rPr>
              <w:t>P</w:t>
            </w:r>
            <w:r w:rsidRPr="00086AE8">
              <w:rPr>
                <w:b/>
                <w:spacing w:val="2"/>
                <w:szCs w:val="24"/>
              </w:rPr>
              <w:t>e</w:t>
            </w:r>
            <w:r w:rsidRPr="00086AE8">
              <w:rPr>
                <w:b/>
                <w:spacing w:val="-3"/>
                <w:szCs w:val="24"/>
              </w:rPr>
              <w:t>m</w:t>
            </w:r>
            <w:r w:rsidRPr="00086AE8">
              <w:rPr>
                <w:b/>
                <w:spacing w:val="1"/>
                <w:szCs w:val="24"/>
              </w:rPr>
              <w:t>b</w:t>
            </w:r>
            <w:r w:rsidRPr="00086AE8">
              <w:rPr>
                <w:b/>
                <w:spacing w:val="3"/>
                <w:szCs w:val="24"/>
              </w:rPr>
              <w:t>i</w:t>
            </w:r>
            <w:r w:rsidRPr="00086AE8">
              <w:rPr>
                <w:b/>
                <w:spacing w:val="-3"/>
                <w:szCs w:val="24"/>
              </w:rPr>
              <w:t>m</w:t>
            </w:r>
            <w:r w:rsidRPr="00086AE8">
              <w:rPr>
                <w:b/>
                <w:spacing w:val="1"/>
                <w:szCs w:val="24"/>
              </w:rPr>
              <w:t>bin</w:t>
            </w:r>
            <w:r w:rsidRPr="00086AE8">
              <w:rPr>
                <w:b/>
                <w:szCs w:val="24"/>
              </w:rPr>
              <w:t>g</w:t>
            </w:r>
          </w:p>
        </w:tc>
        <w:tc>
          <w:tcPr>
            <w:tcW w:w="296" w:type="dxa"/>
          </w:tcPr>
          <w:p w14:paraId="2B6C3C30" w14:textId="193542D5" w:rsidR="00B15CCC" w:rsidRPr="00086AE8" w:rsidRDefault="00B15CCC" w:rsidP="007650A6">
            <w:pPr>
              <w:ind w:firstLine="0"/>
              <w:rPr>
                <w:b/>
                <w:szCs w:val="24"/>
              </w:rPr>
            </w:pPr>
            <w:r w:rsidRPr="00086AE8">
              <w:rPr>
                <w:b/>
                <w:szCs w:val="24"/>
              </w:rPr>
              <w:t>:</w:t>
            </w:r>
          </w:p>
        </w:tc>
        <w:tc>
          <w:tcPr>
            <w:tcW w:w="5769" w:type="dxa"/>
          </w:tcPr>
          <w:p w14:paraId="724DD746" w14:textId="2E0D26EF" w:rsidR="00B15CCC" w:rsidRPr="00086AE8" w:rsidRDefault="004879CB" w:rsidP="007650A6">
            <w:pPr>
              <w:ind w:firstLine="0"/>
              <w:rPr>
                <w:b/>
                <w:szCs w:val="24"/>
              </w:rPr>
            </w:pPr>
            <w:r w:rsidRPr="00086AE8">
              <w:rPr>
                <w:b/>
                <w:szCs w:val="24"/>
              </w:rPr>
              <w:t>Dr. Kelly Rossa Sungkono, S.Kom., M.Kom. NIP 1994201912088</w:t>
            </w:r>
          </w:p>
        </w:tc>
      </w:tr>
      <w:tr w:rsidR="004879CB" w:rsidRPr="00086AE8" w14:paraId="30A96CC2" w14:textId="77777777" w:rsidTr="004879CB">
        <w:tc>
          <w:tcPr>
            <w:tcW w:w="3007" w:type="dxa"/>
          </w:tcPr>
          <w:p w14:paraId="0C41678E" w14:textId="08AB90D9" w:rsidR="004879CB" w:rsidRPr="00086AE8" w:rsidRDefault="004879CB" w:rsidP="004879CB">
            <w:pPr>
              <w:ind w:firstLine="0"/>
              <w:rPr>
                <w:b/>
                <w:szCs w:val="24"/>
              </w:rPr>
            </w:pPr>
            <w:r w:rsidRPr="00086AE8">
              <w:rPr>
                <w:b/>
                <w:szCs w:val="24"/>
              </w:rPr>
              <w:t>Dos</w:t>
            </w:r>
            <w:r w:rsidRPr="00086AE8">
              <w:rPr>
                <w:b/>
                <w:spacing w:val="-1"/>
                <w:szCs w:val="24"/>
              </w:rPr>
              <w:t>e</w:t>
            </w:r>
            <w:r w:rsidRPr="00086AE8">
              <w:rPr>
                <w:b/>
                <w:szCs w:val="24"/>
              </w:rPr>
              <w:t>n</w:t>
            </w:r>
            <w:r w:rsidRPr="00086AE8">
              <w:rPr>
                <w:b/>
                <w:spacing w:val="-4"/>
                <w:szCs w:val="24"/>
              </w:rPr>
              <w:t xml:space="preserve"> Co-</w:t>
            </w:r>
            <w:r w:rsidRPr="00086AE8">
              <w:rPr>
                <w:b/>
                <w:szCs w:val="24"/>
              </w:rPr>
              <w:t>P</w:t>
            </w:r>
            <w:r w:rsidRPr="00086AE8">
              <w:rPr>
                <w:b/>
                <w:spacing w:val="2"/>
                <w:szCs w:val="24"/>
              </w:rPr>
              <w:t>e</w:t>
            </w:r>
            <w:r w:rsidRPr="00086AE8">
              <w:rPr>
                <w:b/>
                <w:spacing w:val="-3"/>
                <w:szCs w:val="24"/>
              </w:rPr>
              <w:t>m</w:t>
            </w:r>
            <w:r w:rsidRPr="00086AE8">
              <w:rPr>
                <w:b/>
                <w:spacing w:val="1"/>
                <w:szCs w:val="24"/>
              </w:rPr>
              <w:t>b</w:t>
            </w:r>
            <w:r w:rsidRPr="00086AE8">
              <w:rPr>
                <w:b/>
                <w:spacing w:val="3"/>
                <w:szCs w:val="24"/>
              </w:rPr>
              <w:t>i</w:t>
            </w:r>
            <w:r w:rsidRPr="00086AE8">
              <w:rPr>
                <w:b/>
                <w:spacing w:val="-3"/>
                <w:szCs w:val="24"/>
              </w:rPr>
              <w:t>m</w:t>
            </w:r>
            <w:r w:rsidRPr="00086AE8">
              <w:rPr>
                <w:b/>
                <w:spacing w:val="1"/>
                <w:szCs w:val="24"/>
              </w:rPr>
              <w:t>bin</w:t>
            </w:r>
            <w:r w:rsidRPr="00086AE8">
              <w:rPr>
                <w:b/>
                <w:szCs w:val="24"/>
              </w:rPr>
              <w:t>g</w:t>
            </w:r>
          </w:p>
        </w:tc>
        <w:tc>
          <w:tcPr>
            <w:tcW w:w="296" w:type="dxa"/>
          </w:tcPr>
          <w:p w14:paraId="442E7858" w14:textId="44330E74" w:rsidR="004879CB" w:rsidRPr="00086AE8" w:rsidRDefault="004879CB" w:rsidP="004879CB">
            <w:pPr>
              <w:ind w:firstLine="0"/>
              <w:rPr>
                <w:b/>
                <w:szCs w:val="24"/>
              </w:rPr>
            </w:pPr>
            <w:r w:rsidRPr="00086AE8">
              <w:rPr>
                <w:b/>
                <w:szCs w:val="24"/>
              </w:rPr>
              <w:t>:</w:t>
            </w:r>
          </w:p>
        </w:tc>
        <w:tc>
          <w:tcPr>
            <w:tcW w:w="5769" w:type="dxa"/>
          </w:tcPr>
          <w:p w14:paraId="45CBA5EE" w14:textId="741E725B" w:rsidR="004879CB" w:rsidRPr="00086AE8" w:rsidRDefault="004879CB" w:rsidP="004879CB">
            <w:pPr>
              <w:ind w:firstLine="0"/>
              <w:rPr>
                <w:b/>
                <w:szCs w:val="24"/>
              </w:rPr>
            </w:pPr>
            <w:r w:rsidRPr="00086AE8">
              <w:rPr>
                <w:b/>
                <w:szCs w:val="24"/>
              </w:rPr>
              <w:t>Prof. Drs.Ec. Ir. Riyanarto Sarno, M.Sc., Ph.D. NIP 195908031986011001</w:t>
            </w:r>
          </w:p>
        </w:tc>
      </w:tr>
    </w:tbl>
    <w:p w14:paraId="485B11DB" w14:textId="77777777" w:rsidR="007650A6" w:rsidRPr="00086AE8" w:rsidRDefault="007650A6" w:rsidP="007650A6">
      <w:pPr>
        <w:rPr>
          <w:rFonts w:cs="Times New Roman"/>
        </w:rPr>
      </w:pPr>
    </w:p>
    <w:p w14:paraId="68C8CEBB" w14:textId="77777777" w:rsidR="007650A6" w:rsidRPr="00086AE8" w:rsidRDefault="007650A6" w:rsidP="007650A6">
      <w:pPr>
        <w:ind w:firstLine="0"/>
        <w:rPr>
          <w:rFonts w:cs="Times New Roman"/>
          <w:szCs w:val="24"/>
        </w:rPr>
      </w:pPr>
      <w:r w:rsidRPr="00086AE8">
        <w:rPr>
          <w:rFonts w:cs="Times New Roman"/>
          <w:b/>
          <w:szCs w:val="24"/>
        </w:rPr>
        <w:t>A</w:t>
      </w:r>
      <w:r w:rsidRPr="00086AE8">
        <w:rPr>
          <w:rFonts w:cs="Times New Roman"/>
          <w:b/>
          <w:spacing w:val="1"/>
          <w:szCs w:val="24"/>
        </w:rPr>
        <w:t>b</w:t>
      </w:r>
      <w:r w:rsidRPr="00086AE8">
        <w:rPr>
          <w:rFonts w:cs="Times New Roman"/>
          <w:b/>
          <w:szCs w:val="24"/>
        </w:rPr>
        <w:t>s</w:t>
      </w:r>
      <w:r w:rsidRPr="00086AE8">
        <w:rPr>
          <w:rFonts w:cs="Times New Roman"/>
          <w:b/>
          <w:spacing w:val="-1"/>
          <w:szCs w:val="24"/>
        </w:rPr>
        <w:t>tr</w:t>
      </w:r>
      <w:r w:rsidRPr="00086AE8">
        <w:rPr>
          <w:rFonts w:cs="Times New Roman"/>
          <w:b/>
          <w:szCs w:val="24"/>
        </w:rPr>
        <w:t>ak</w:t>
      </w:r>
    </w:p>
    <w:p w14:paraId="43E86710" w14:textId="35AB613D" w:rsidR="007650A6" w:rsidRPr="00086AE8" w:rsidRDefault="006E1F06" w:rsidP="003D4097">
      <w:pPr>
        <w:tabs>
          <w:tab w:val="left" w:pos="1985"/>
        </w:tabs>
        <w:spacing w:after="0" w:line="240" w:lineRule="auto"/>
        <w:ind w:firstLine="567"/>
        <w:rPr>
          <w:rFonts w:cs="Times New Roman"/>
          <w:lang w:val="en-ID"/>
        </w:rPr>
      </w:pPr>
      <w:r w:rsidRPr="00086AE8">
        <w:rPr>
          <w:rFonts w:cs="Times New Roman"/>
          <w:i/>
          <w:iCs/>
          <w:szCs w:val="24"/>
          <w:lang w:val="en-ID"/>
        </w:rPr>
        <w:t>Business Process Model and Notation</w:t>
      </w:r>
      <w:r w:rsidRPr="00086AE8">
        <w:rPr>
          <w:rFonts w:cs="Times New Roman"/>
          <w:szCs w:val="24"/>
          <w:lang w:val="en-ID"/>
        </w:rPr>
        <w:t xml:space="preserve"> </w:t>
      </w:r>
      <w:proofErr w:type="gramStart"/>
      <w:r w:rsidRPr="00086AE8">
        <w:rPr>
          <w:rFonts w:cs="Times New Roman"/>
          <w:szCs w:val="24"/>
          <w:lang w:val="en-ID"/>
        </w:rPr>
        <w:t xml:space="preserve">( </w:t>
      </w:r>
      <w:r w:rsidR="00270F80" w:rsidRPr="00086AE8">
        <w:rPr>
          <w:rFonts w:cs="Times New Roman"/>
          <w:szCs w:val="24"/>
          <w:lang w:val="en-ID"/>
        </w:rPr>
        <w:t>BPMN</w:t>
      </w:r>
      <w:proofErr w:type="gramEnd"/>
      <w:r w:rsidR="00270F80" w:rsidRPr="00086AE8">
        <w:rPr>
          <w:rFonts w:cs="Times New Roman"/>
          <w:szCs w:val="24"/>
          <w:lang w:val="en-ID"/>
        </w:rPr>
        <w:t xml:space="preserve"> </w:t>
      </w:r>
      <w:r w:rsidRPr="00086AE8">
        <w:rPr>
          <w:rFonts w:cs="Times New Roman"/>
          <w:szCs w:val="24"/>
          <w:lang w:val="en-ID"/>
        </w:rPr>
        <w:t xml:space="preserve">) </w:t>
      </w:r>
      <w:proofErr w:type="spellStart"/>
      <w:r w:rsidR="00270F80" w:rsidRPr="00086AE8">
        <w:rPr>
          <w:rFonts w:cs="Times New Roman"/>
          <w:szCs w:val="24"/>
          <w:lang w:val="en-ID"/>
        </w:rPr>
        <w:t>sebagai</w:t>
      </w:r>
      <w:proofErr w:type="spellEnd"/>
      <w:r w:rsidR="00270F80" w:rsidRPr="00086AE8">
        <w:rPr>
          <w:rFonts w:cs="Times New Roman"/>
          <w:szCs w:val="24"/>
          <w:lang w:val="en-ID"/>
        </w:rPr>
        <w:t xml:space="preserve"> </w:t>
      </w:r>
      <w:proofErr w:type="spellStart"/>
      <w:r w:rsidR="00270F80" w:rsidRPr="00086AE8">
        <w:rPr>
          <w:rFonts w:cs="Times New Roman"/>
          <w:szCs w:val="24"/>
          <w:lang w:val="en-ID"/>
        </w:rPr>
        <w:t>representasi</w:t>
      </w:r>
      <w:proofErr w:type="spellEnd"/>
      <w:r w:rsidR="00270F80" w:rsidRPr="00086AE8">
        <w:rPr>
          <w:rFonts w:cs="Times New Roman"/>
          <w:szCs w:val="24"/>
          <w:lang w:val="en-ID"/>
        </w:rPr>
        <w:t xml:space="preserve"> model proses </w:t>
      </w:r>
      <w:proofErr w:type="spellStart"/>
      <w:r w:rsidR="00270F80" w:rsidRPr="00086AE8">
        <w:rPr>
          <w:rFonts w:cs="Times New Roman"/>
          <w:szCs w:val="24"/>
          <w:lang w:val="en-ID"/>
        </w:rPr>
        <w:t>bisnis</w:t>
      </w:r>
      <w:proofErr w:type="spellEnd"/>
      <w:r w:rsidR="00270F80" w:rsidRPr="00086AE8">
        <w:rPr>
          <w:rFonts w:cs="Times New Roman"/>
          <w:szCs w:val="24"/>
          <w:lang w:val="en-ID"/>
        </w:rPr>
        <w:t xml:space="preserve"> </w:t>
      </w:r>
      <w:proofErr w:type="spellStart"/>
      <w:r w:rsidR="00270F80" w:rsidRPr="00086AE8">
        <w:rPr>
          <w:rFonts w:cs="Times New Roman"/>
          <w:szCs w:val="24"/>
          <w:lang w:val="en-ID"/>
        </w:rPr>
        <w:t>sering</w:t>
      </w:r>
      <w:proofErr w:type="spellEnd"/>
      <w:r w:rsidR="00270F80" w:rsidRPr="00086AE8">
        <w:rPr>
          <w:rFonts w:cs="Times New Roman"/>
          <w:szCs w:val="24"/>
          <w:lang w:val="en-ID"/>
        </w:rPr>
        <w:t xml:space="preserve"> kali </w:t>
      </w:r>
      <w:proofErr w:type="spellStart"/>
      <w:r w:rsidR="00270F80" w:rsidRPr="00086AE8">
        <w:rPr>
          <w:rFonts w:cs="Times New Roman"/>
          <w:szCs w:val="24"/>
          <w:lang w:val="en-ID"/>
        </w:rPr>
        <w:t>menghadapi</w:t>
      </w:r>
      <w:proofErr w:type="spellEnd"/>
      <w:r w:rsidR="00270F80" w:rsidRPr="00086AE8">
        <w:rPr>
          <w:rFonts w:cs="Times New Roman"/>
          <w:szCs w:val="24"/>
          <w:lang w:val="en-ID"/>
        </w:rPr>
        <w:t xml:space="preserve"> ambiguitas semantik eksekusi karena kurangnya definisi formal, sehingga transformasi manual ke implementasi </w:t>
      </w:r>
      <w:r w:rsidR="00270F80" w:rsidRPr="00086AE8">
        <w:rPr>
          <w:rFonts w:cs="Times New Roman"/>
          <w:i/>
          <w:iCs/>
          <w:szCs w:val="24"/>
          <w:lang w:val="en-ID"/>
        </w:rPr>
        <w:t>frontend</w:t>
      </w:r>
      <w:r w:rsidR="00270F80" w:rsidRPr="00086AE8">
        <w:rPr>
          <w:rFonts w:cs="Times New Roman"/>
          <w:szCs w:val="24"/>
          <w:lang w:val="en-ID"/>
        </w:rPr>
        <w:t xml:space="preserve"> seperti React.js berpotensi menimbulkan inkonsistensi logika dan kesenjangan antara analis bisnis dengan pengembang perangkat lunak. </w:t>
      </w:r>
      <w:r w:rsidR="009672A4" w:rsidRPr="00086AE8">
        <w:rPr>
          <w:rFonts w:cs="Times New Roman"/>
          <w:szCs w:val="24"/>
          <w:lang w:val="en-ID"/>
        </w:rPr>
        <w:t>K</w:t>
      </w:r>
      <w:r w:rsidR="00270F80" w:rsidRPr="00086AE8">
        <w:rPr>
          <w:rFonts w:cs="Times New Roman"/>
          <w:szCs w:val="24"/>
          <w:lang w:val="en-ID"/>
        </w:rPr>
        <w:t xml:space="preserve">etiadaan standar elemen visual menyebabkan kesulitan dalam pembangkitan kode antarmuka yang akurat yang mana pendekatan </w:t>
      </w:r>
      <w:r w:rsidR="00270F80" w:rsidRPr="00086AE8">
        <w:rPr>
          <w:rFonts w:cs="Times New Roman"/>
          <w:i/>
          <w:iCs/>
          <w:szCs w:val="24"/>
          <w:lang w:val="en-ID"/>
        </w:rPr>
        <w:t>rule-based</w:t>
      </w:r>
      <w:r w:rsidR="00270F80" w:rsidRPr="00086AE8">
        <w:rPr>
          <w:rFonts w:cs="Times New Roman"/>
          <w:szCs w:val="24"/>
          <w:lang w:val="en-ID"/>
        </w:rPr>
        <w:t xml:space="preserve"> saat ini masih terbatas pada level konseptual tanpa dukungan pemodelan data persisten. </w:t>
      </w:r>
      <w:proofErr w:type="spellStart"/>
      <w:r w:rsidR="00270F80" w:rsidRPr="00086AE8">
        <w:rPr>
          <w:rFonts w:cs="Times New Roman"/>
          <w:szCs w:val="24"/>
          <w:lang w:val="en-ID"/>
        </w:rPr>
        <w:t>Tugas</w:t>
      </w:r>
      <w:proofErr w:type="spellEnd"/>
      <w:r w:rsidR="00270F80" w:rsidRPr="00086AE8">
        <w:rPr>
          <w:rFonts w:cs="Times New Roman"/>
          <w:szCs w:val="24"/>
          <w:lang w:val="en-ID"/>
        </w:rPr>
        <w:t xml:space="preserve"> </w:t>
      </w:r>
      <w:proofErr w:type="spellStart"/>
      <w:r w:rsidR="00270F80" w:rsidRPr="00086AE8">
        <w:rPr>
          <w:rFonts w:cs="Times New Roman"/>
          <w:szCs w:val="24"/>
          <w:lang w:val="en-ID"/>
        </w:rPr>
        <w:t>akhir</w:t>
      </w:r>
      <w:proofErr w:type="spellEnd"/>
      <w:r w:rsidR="00270F80" w:rsidRPr="00086AE8">
        <w:rPr>
          <w:rFonts w:cs="Times New Roman"/>
          <w:szCs w:val="24"/>
          <w:lang w:val="en-ID"/>
        </w:rPr>
        <w:t xml:space="preserve"> </w:t>
      </w:r>
      <w:proofErr w:type="spellStart"/>
      <w:r w:rsidR="00270F80" w:rsidRPr="00086AE8">
        <w:rPr>
          <w:rFonts w:cs="Times New Roman"/>
          <w:szCs w:val="24"/>
          <w:lang w:val="en-ID"/>
        </w:rPr>
        <w:t>ini</w:t>
      </w:r>
      <w:proofErr w:type="spellEnd"/>
      <w:r w:rsidR="00270F80" w:rsidRPr="00086AE8">
        <w:rPr>
          <w:rFonts w:cs="Times New Roman"/>
          <w:szCs w:val="24"/>
          <w:lang w:val="en-ID"/>
        </w:rPr>
        <w:t xml:space="preserve"> </w:t>
      </w:r>
      <w:proofErr w:type="spellStart"/>
      <w:r w:rsidR="00270F80" w:rsidRPr="00086AE8">
        <w:rPr>
          <w:rFonts w:cs="Times New Roman"/>
          <w:szCs w:val="24"/>
          <w:lang w:val="en-ID"/>
        </w:rPr>
        <w:t>mengusulkan</w:t>
      </w:r>
      <w:proofErr w:type="spellEnd"/>
      <w:r w:rsidR="00270F80" w:rsidRPr="00086AE8">
        <w:rPr>
          <w:rFonts w:cs="Times New Roman"/>
          <w:szCs w:val="24"/>
          <w:lang w:val="en-ID"/>
        </w:rPr>
        <w:t xml:space="preserve"> </w:t>
      </w:r>
      <w:proofErr w:type="spellStart"/>
      <w:r w:rsidR="00270F80" w:rsidRPr="00086AE8">
        <w:rPr>
          <w:rFonts w:cs="Times New Roman"/>
          <w:szCs w:val="24"/>
          <w:lang w:val="en-ID"/>
        </w:rPr>
        <w:t>kerangka</w:t>
      </w:r>
      <w:proofErr w:type="spellEnd"/>
      <w:r w:rsidR="00270F80" w:rsidRPr="00086AE8">
        <w:rPr>
          <w:rFonts w:cs="Times New Roman"/>
          <w:szCs w:val="24"/>
          <w:lang w:val="en-ID"/>
        </w:rPr>
        <w:t xml:space="preserve"> </w:t>
      </w:r>
      <w:proofErr w:type="spellStart"/>
      <w:r w:rsidR="00270F80" w:rsidRPr="00086AE8">
        <w:rPr>
          <w:rFonts w:cs="Times New Roman"/>
          <w:szCs w:val="24"/>
          <w:lang w:val="en-ID"/>
        </w:rPr>
        <w:t>kerja</w:t>
      </w:r>
      <w:proofErr w:type="spellEnd"/>
      <w:r w:rsidR="00270F80" w:rsidRPr="00086AE8">
        <w:rPr>
          <w:rFonts w:cs="Times New Roman"/>
          <w:szCs w:val="24"/>
          <w:lang w:val="en-ID"/>
        </w:rPr>
        <w:t xml:space="preserve"> </w:t>
      </w:r>
      <w:r w:rsidR="00270F80" w:rsidRPr="00086AE8">
        <w:rPr>
          <w:rFonts w:cs="Times New Roman"/>
          <w:i/>
          <w:iCs/>
          <w:szCs w:val="24"/>
          <w:lang w:val="en-ID"/>
        </w:rPr>
        <w:t>hybrid</w:t>
      </w:r>
      <w:r w:rsidR="00270F80" w:rsidRPr="00086AE8">
        <w:rPr>
          <w:rFonts w:cs="Times New Roman"/>
          <w:szCs w:val="24"/>
          <w:lang w:val="en-ID"/>
        </w:rPr>
        <w:t xml:space="preserve"> </w:t>
      </w:r>
      <w:proofErr w:type="spellStart"/>
      <w:r w:rsidR="00270F80" w:rsidRPr="00086AE8">
        <w:rPr>
          <w:rFonts w:cs="Times New Roman"/>
          <w:szCs w:val="24"/>
          <w:lang w:val="en-ID"/>
        </w:rPr>
        <w:t>berbasis</w:t>
      </w:r>
      <w:proofErr w:type="spellEnd"/>
      <w:r w:rsidR="00270F80" w:rsidRPr="00086AE8">
        <w:rPr>
          <w:rFonts w:cs="Times New Roman"/>
          <w:szCs w:val="24"/>
          <w:lang w:val="en-ID"/>
        </w:rPr>
        <w:t xml:space="preserve"> </w:t>
      </w:r>
      <w:r w:rsidR="00270F80" w:rsidRPr="00086AE8">
        <w:rPr>
          <w:rFonts w:cs="Times New Roman"/>
          <w:i/>
          <w:iCs/>
          <w:szCs w:val="24"/>
          <w:lang w:val="en-ID"/>
        </w:rPr>
        <w:t>rule-based</w:t>
      </w:r>
      <w:r w:rsidR="00270F80" w:rsidRPr="00086AE8">
        <w:rPr>
          <w:rFonts w:cs="Times New Roman"/>
          <w:szCs w:val="24"/>
          <w:lang w:val="en-ID"/>
        </w:rPr>
        <w:t xml:space="preserve"> dan </w:t>
      </w:r>
      <w:r w:rsidRPr="00086AE8">
        <w:rPr>
          <w:rFonts w:cs="Times New Roman"/>
          <w:i/>
          <w:iCs/>
          <w:szCs w:val="24"/>
          <w:lang w:val="en-ID"/>
        </w:rPr>
        <w:t xml:space="preserve">Large Language Model </w:t>
      </w:r>
      <w:r w:rsidRPr="00086AE8">
        <w:rPr>
          <w:rFonts w:cs="Times New Roman"/>
          <w:szCs w:val="24"/>
          <w:lang w:val="en-ID"/>
        </w:rPr>
        <w:t>(</w:t>
      </w:r>
      <w:r w:rsidR="00270F80" w:rsidRPr="00086AE8">
        <w:rPr>
          <w:rFonts w:cs="Times New Roman"/>
          <w:szCs w:val="24"/>
          <w:lang w:val="en-ID"/>
        </w:rPr>
        <w:t>LLM</w:t>
      </w:r>
      <w:r w:rsidRPr="00086AE8">
        <w:rPr>
          <w:rFonts w:cs="Times New Roman"/>
          <w:szCs w:val="24"/>
          <w:lang w:val="en-ID"/>
        </w:rPr>
        <w:t>)</w:t>
      </w:r>
      <w:r w:rsidR="00270F80" w:rsidRPr="00086AE8">
        <w:rPr>
          <w:rFonts w:cs="Times New Roman"/>
          <w:szCs w:val="24"/>
          <w:lang w:val="en-ID"/>
        </w:rPr>
        <w:t xml:space="preserve"> </w:t>
      </w:r>
      <w:proofErr w:type="spellStart"/>
      <w:r w:rsidR="00270F80" w:rsidRPr="00086AE8">
        <w:rPr>
          <w:rFonts w:cs="Times New Roman"/>
          <w:szCs w:val="24"/>
          <w:lang w:val="en-ID"/>
        </w:rPr>
        <w:t>untuk</w:t>
      </w:r>
      <w:proofErr w:type="spellEnd"/>
      <w:r w:rsidR="00270F80" w:rsidRPr="00086AE8">
        <w:rPr>
          <w:rFonts w:cs="Times New Roman"/>
          <w:szCs w:val="24"/>
          <w:lang w:val="en-ID"/>
        </w:rPr>
        <w:t xml:space="preserve"> </w:t>
      </w:r>
      <w:proofErr w:type="spellStart"/>
      <w:r w:rsidR="00270F80" w:rsidRPr="00086AE8">
        <w:rPr>
          <w:rFonts w:cs="Times New Roman"/>
          <w:szCs w:val="24"/>
          <w:lang w:val="en-ID"/>
        </w:rPr>
        <w:t>transformasi</w:t>
      </w:r>
      <w:proofErr w:type="spellEnd"/>
      <w:r w:rsidR="00270F80" w:rsidRPr="00086AE8">
        <w:rPr>
          <w:rFonts w:cs="Times New Roman"/>
          <w:szCs w:val="24"/>
          <w:lang w:val="en-ID"/>
        </w:rPr>
        <w:t xml:space="preserve"> model BPMN </w:t>
      </w:r>
      <w:proofErr w:type="spellStart"/>
      <w:r w:rsidR="00270F80" w:rsidRPr="00086AE8">
        <w:rPr>
          <w:rFonts w:cs="Times New Roman"/>
          <w:szCs w:val="24"/>
          <w:lang w:val="en-ID"/>
        </w:rPr>
        <w:t>menjadi</w:t>
      </w:r>
      <w:proofErr w:type="spellEnd"/>
      <w:r w:rsidR="00270F80" w:rsidRPr="00086AE8">
        <w:rPr>
          <w:rFonts w:cs="Times New Roman"/>
          <w:szCs w:val="24"/>
          <w:lang w:val="en-ID"/>
        </w:rPr>
        <w:t xml:space="preserve"> </w:t>
      </w:r>
      <w:proofErr w:type="spellStart"/>
      <w:r w:rsidR="00270F80" w:rsidRPr="00086AE8">
        <w:rPr>
          <w:rFonts w:cs="Times New Roman"/>
          <w:szCs w:val="24"/>
          <w:lang w:val="en-ID"/>
        </w:rPr>
        <w:t>proyek</w:t>
      </w:r>
      <w:proofErr w:type="spellEnd"/>
      <w:r w:rsidR="00270F80" w:rsidRPr="00086AE8">
        <w:rPr>
          <w:rFonts w:cs="Times New Roman"/>
          <w:szCs w:val="24"/>
          <w:lang w:val="en-ID"/>
        </w:rPr>
        <w:t xml:space="preserve"> React.js </w:t>
      </w:r>
      <w:proofErr w:type="spellStart"/>
      <w:r w:rsidR="00270F80" w:rsidRPr="00086AE8">
        <w:rPr>
          <w:rFonts w:cs="Times New Roman"/>
          <w:szCs w:val="24"/>
          <w:lang w:val="en-ID"/>
        </w:rPr>
        <w:t>secara</w:t>
      </w:r>
      <w:proofErr w:type="spellEnd"/>
      <w:r w:rsidR="00270F80" w:rsidRPr="00086AE8">
        <w:rPr>
          <w:rFonts w:cs="Times New Roman"/>
          <w:szCs w:val="24"/>
          <w:lang w:val="en-ID"/>
        </w:rPr>
        <w:t xml:space="preserve"> otomatis. Pendekatan ini dirancang untuk menerjemahkan elemen BPMN seperti </w:t>
      </w:r>
      <w:r w:rsidR="00270F80" w:rsidRPr="00086AE8">
        <w:rPr>
          <w:rFonts w:cs="Times New Roman"/>
          <w:i/>
          <w:iCs/>
          <w:szCs w:val="24"/>
          <w:lang w:val="en-ID"/>
        </w:rPr>
        <w:t>flow objects</w:t>
      </w:r>
      <w:r w:rsidR="00270F80" w:rsidRPr="00086AE8">
        <w:rPr>
          <w:rFonts w:cs="Times New Roman"/>
          <w:szCs w:val="24"/>
          <w:lang w:val="en-ID"/>
        </w:rPr>
        <w:t xml:space="preserve">, </w:t>
      </w:r>
      <w:r w:rsidR="00270F80" w:rsidRPr="00086AE8">
        <w:rPr>
          <w:rFonts w:cs="Times New Roman"/>
          <w:i/>
          <w:iCs/>
          <w:szCs w:val="24"/>
          <w:lang w:val="en-ID"/>
        </w:rPr>
        <w:t>connecting objects</w:t>
      </w:r>
      <w:r w:rsidR="00270F80" w:rsidRPr="00086AE8">
        <w:rPr>
          <w:rFonts w:cs="Times New Roman"/>
          <w:szCs w:val="24"/>
          <w:lang w:val="en-ID"/>
        </w:rPr>
        <w:t xml:space="preserve">, </w:t>
      </w:r>
      <w:r w:rsidR="00270F80" w:rsidRPr="00086AE8">
        <w:rPr>
          <w:rFonts w:cs="Times New Roman"/>
          <w:i/>
          <w:iCs/>
          <w:szCs w:val="24"/>
          <w:lang w:val="en-ID"/>
        </w:rPr>
        <w:t>artifacts</w:t>
      </w:r>
      <w:r w:rsidR="00270F80" w:rsidRPr="00086AE8">
        <w:rPr>
          <w:rFonts w:cs="Times New Roman"/>
          <w:szCs w:val="24"/>
          <w:lang w:val="en-ID"/>
        </w:rPr>
        <w:t xml:space="preserve">, dan </w:t>
      </w:r>
      <w:r w:rsidR="00270F80" w:rsidRPr="00086AE8">
        <w:rPr>
          <w:rFonts w:cs="Times New Roman"/>
          <w:i/>
          <w:iCs/>
          <w:szCs w:val="24"/>
          <w:lang w:val="en-ID"/>
        </w:rPr>
        <w:t xml:space="preserve">swimlane </w:t>
      </w:r>
      <w:r w:rsidR="00270F80" w:rsidRPr="00086AE8">
        <w:rPr>
          <w:rFonts w:cs="Times New Roman"/>
          <w:szCs w:val="24"/>
          <w:lang w:val="en-ID"/>
        </w:rPr>
        <w:t xml:space="preserve">ke dalam struktur modular React.js yang mencakup halaman, navigasi, state management, serta integrasi API. Metodologi tugas akhir meliputi </w:t>
      </w:r>
      <w:r w:rsidR="009672A4" w:rsidRPr="00086AE8">
        <w:rPr>
          <w:rFonts w:cs="Times New Roman"/>
          <w:szCs w:val="24"/>
          <w:lang w:val="en-ID"/>
        </w:rPr>
        <w:t xml:space="preserve">tiga tahap </w:t>
      </w:r>
      <w:r w:rsidR="00270F80" w:rsidRPr="00086AE8">
        <w:rPr>
          <w:rFonts w:cs="Times New Roman"/>
          <w:szCs w:val="24"/>
          <w:lang w:val="en-ID"/>
        </w:rPr>
        <w:t xml:space="preserve">utama yaitu </w:t>
      </w:r>
      <w:r w:rsidR="009672A4" w:rsidRPr="00086AE8">
        <w:rPr>
          <w:rFonts w:cs="Times New Roman"/>
          <w:szCs w:val="24"/>
          <w:lang w:val="en-ID"/>
        </w:rPr>
        <w:t xml:space="preserve">(1) persiapan dataset yang mencakup </w:t>
      </w:r>
      <w:r w:rsidR="00270F80" w:rsidRPr="00086AE8">
        <w:rPr>
          <w:rFonts w:cs="Times New Roman"/>
          <w:szCs w:val="24"/>
          <w:lang w:val="en-ID"/>
        </w:rPr>
        <w:t xml:space="preserve">transformasi model BPMN ke </w:t>
      </w:r>
      <w:r w:rsidR="00270F80" w:rsidRPr="00086AE8">
        <w:rPr>
          <w:rFonts w:cs="Times New Roman"/>
          <w:i/>
          <w:iCs/>
          <w:szCs w:val="24"/>
          <w:lang w:val="en-ID"/>
        </w:rPr>
        <w:t>Intermediate Representation</w:t>
      </w:r>
      <w:r w:rsidR="00270F80" w:rsidRPr="00086AE8">
        <w:rPr>
          <w:rFonts w:cs="Times New Roman"/>
          <w:szCs w:val="24"/>
          <w:lang w:val="en-ID"/>
        </w:rPr>
        <w:t xml:space="preserve"> 1 (IR1) dengan preservasi semantik, pengembangan algoritma transformasi IR1 ke IR2,</w:t>
      </w:r>
      <w:r w:rsidR="009672A4" w:rsidRPr="00086AE8">
        <w:rPr>
          <w:rFonts w:cs="Times New Roman"/>
          <w:szCs w:val="24"/>
          <w:lang w:val="en-ID"/>
        </w:rPr>
        <w:t xml:space="preserve"> dan pembuatan dataset,</w:t>
      </w:r>
      <w:r w:rsidR="00270F80" w:rsidRPr="00086AE8">
        <w:rPr>
          <w:rFonts w:cs="Times New Roman"/>
          <w:szCs w:val="24"/>
          <w:lang w:val="en-ID"/>
        </w:rPr>
        <w:t xml:space="preserve"> </w:t>
      </w:r>
      <w:r w:rsidR="009672A4" w:rsidRPr="00086AE8">
        <w:rPr>
          <w:rFonts w:cs="Times New Roman"/>
          <w:szCs w:val="24"/>
          <w:lang w:val="en-ID"/>
        </w:rPr>
        <w:t xml:space="preserve">(2) pemrosesan LLM dengan </w:t>
      </w:r>
      <w:r w:rsidR="00270F80" w:rsidRPr="00086AE8">
        <w:rPr>
          <w:rFonts w:cs="Times New Roman"/>
          <w:szCs w:val="24"/>
          <w:lang w:val="en-ID"/>
        </w:rPr>
        <w:t xml:space="preserve">teknik prompting LLM </w:t>
      </w:r>
      <w:r w:rsidR="00270F80" w:rsidRPr="00086AE8">
        <w:rPr>
          <w:rFonts w:cs="Times New Roman"/>
          <w:i/>
          <w:iCs/>
          <w:szCs w:val="24"/>
          <w:lang w:val="en-ID"/>
        </w:rPr>
        <w:t>Chain of Thought</w:t>
      </w:r>
      <w:r w:rsidR="00270F80" w:rsidRPr="00086AE8">
        <w:rPr>
          <w:rFonts w:cs="Times New Roman"/>
          <w:szCs w:val="24"/>
          <w:lang w:val="en-ID"/>
        </w:rPr>
        <w:t xml:space="preserve">, </w:t>
      </w:r>
      <w:r w:rsidR="00270F80" w:rsidRPr="00086AE8">
        <w:rPr>
          <w:rFonts w:cs="Times New Roman"/>
          <w:i/>
          <w:iCs/>
          <w:szCs w:val="24"/>
          <w:lang w:val="en-ID"/>
        </w:rPr>
        <w:t>Fine Tuning</w:t>
      </w:r>
      <w:r w:rsidR="00270F80" w:rsidRPr="00086AE8">
        <w:rPr>
          <w:rFonts w:cs="Times New Roman"/>
          <w:szCs w:val="24"/>
          <w:lang w:val="en-ID"/>
        </w:rPr>
        <w:t xml:space="preserve">, dan </w:t>
      </w:r>
      <w:r w:rsidR="00270F80" w:rsidRPr="00086AE8">
        <w:rPr>
          <w:rFonts w:cs="Times New Roman"/>
          <w:i/>
          <w:iCs/>
          <w:szCs w:val="24"/>
          <w:lang w:val="en-ID"/>
        </w:rPr>
        <w:t>Retrieval-Augmented Generation</w:t>
      </w:r>
      <w:r w:rsidR="00270F80" w:rsidRPr="00086AE8">
        <w:rPr>
          <w:rFonts w:cs="Times New Roman"/>
          <w:szCs w:val="24"/>
          <w:lang w:val="en-ID"/>
        </w:rPr>
        <w:t xml:space="preserve"> </w:t>
      </w:r>
      <w:r w:rsidR="000B7310" w:rsidRPr="00086AE8">
        <w:rPr>
          <w:rFonts w:cs="Times New Roman"/>
          <w:szCs w:val="24"/>
          <w:lang w:val="en-ID"/>
        </w:rPr>
        <w:t xml:space="preserve">pada model Qwen2.5-Coder:7b </w:t>
      </w:r>
      <w:proofErr w:type="spellStart"/>
      <w:r w:rsidR="00270F80" w:rsidRPr="00086AE8">
        <w:rPr>
          <w:rFonts w:cs="Times New Roman"/>
          <w:szCs w:val="24"/>
          <w:lang w:val="en-ID"/>
        </w:rPr>
        <w:t>untuk</w:t>
      </w:r>
      <w:proofErr w:type="spellEnd"/>
      <w:r w:rsidR="00270F80" w:rsidRPr="00086AE8">
        <w:rPr>
          <w:rFonts w:cs="Times New Roman"/>
          <w:szCs w:val="24"/>
          <w:lang w:val="en-ID"/>
        </w:rPr>
        <w:t xml:space="preserve"> </w:t>
      </w:r>
      <w:proofErr w:type="spellStart"/>
      <w:r w:rsidR="00270F80" w:rsidRPr="00086AE8">
        <w:rPr>
          <w:rFonts w:cs="Times New Roman"/>
          <w:szCs w:val="24"/>
          <w:lang w:val="en-ID"/>
        </w:rPr>
        <w:t>meningkatkan</w:t>
      </w:r>
      <w:proofErr w:type="spellEnd"/>
      <w:r w:rsidR="00270F80" w:rsidRPr="00086AE8">
        <w:rPr>
          <w:rFonts w:cs="Times New Roman"/>
          <w:szCs w:val="24"/>
          <w:lang w:val="en-ID"/>
        </w:rPr>
        <w:t xml:space="preserve"> </w:t>
      </w:r>
      <w:proofErr w:type="spellStart"/>
      <w:r w:rsidR="00270F80" w:rsidRPr="00086AE8">
        <w:rPr>
          <w:rFonts w:cs="Times New Roman"/>
          <w:szCs w:val="24"/>
          <w:lang w:val="en-ID"/>
        </w:rPr>
        <w:t>kualitas</w:t>
      </w:r>
      <w:proofErr w:type="spellEnd"/>
      <w:r w:rsidR="00270F80" w:rsidRPr="00086AE8">
        <w:rPr>
          <w:rFonts w:cs="Times New Roman"/>
          <w:szCs w:val="24"/>
          <w:lang w:val="en-ID"/>
        </w:rPr>
        <w:t xml:space="preserve"> </w:t>
      </w:r>
      <w:r w:rsidR="00270F80" w:rsidRPr="00086AE8">
        <w:rPr>
          <w:rFonts w:cs="Times New Roman"/>
          <w:i/>
          <w:iCs/>
          <w:szCs w:val="24"/>
          <w:lang w:val="en-ID"/>
        </w:rPr>
        <w:t>output</w:t>
      </w:r>
      <w:r w:rsidR="00270F80" w:rsidRPr="00086AE8">
        <w:rPr>
          <w:rFonts w:cs="Times New Roman"/>
          <w:szCs w:val="24"/>
          <w:lang w:val="en-ID"/>
        </w:rPr>
        <w:t xml:space="preserve"> </w:t>
      </w:r>
      <w:proofErr w:type="spellStart"/>
      <w:r w:rsidR="00270F80" w:rsidRPr="00086AE8">
        <w:rPr>
          <w:rFonts w:cs="Times New Roman"/>
          <w:szCs w:val="24"/>
          <w:lang w:val="en-ID"/>
        </w:rPr>
        <w:t>kod</w:t>
      </w:r>
      <w:r w:rsidRPr="00086AE8">
        <w:rPr>
          <w:rFonts w:cs="Times New Roman"/>
          <w:szCs w:val="24"/>
          <w:lang w:val="en-ID"/>
        </w:rPr>
        <w:t>e</w:t>
      </w:r>
      <w:proofErr w:type="spellEnd"/>
      <w:r w:rsidR="009672A4" w:rsidRPr="00086AE8">
        <w:rPr>
          <w:rFonts w:cs="Times New Roman"/>
          <w:szCs w:val="24"/>
          <w:lang w:val="en-ID"/>
        </w:rPr>
        <w:t xml:space="preserve"> dan </w:t>
      </w:r>
      <w:proofErr w:type="spellStart"/>
      <w:r w:rsidR="00270F80" w:rsidRPr="00086AE8">
        <w:rPr>
          <w:rFonts w:cs="Times New Roman"/>
          <w:szCs w:val="24"/>
          <w:lang w:val="en-ID"/>
        </w:rPr>
        <w:t>pengayaan</w:t>
      </w:r>
      <w:proofErr w:type="spellEnd"/>
      <w:r w:rsidR="00270F80" w:rsidRPr="00086AE8">
        <w:rPr>
          <w:rFonts w:cs="Times New Roman"/>
          <w:szCs w:val="24"/>
          <w:lang w:val="en-ID"/>
        </w:rPr>
        <w:t xml:space="preserve"> dataset, </w:t>
      </w:r>
      <w:proofErr w:type="spellStart"/>
      <w:r w:rsidR="009672A4" w:rsidRPr="00086AE8">
        <w:rPr>
          <w:rFonts w:cs="Times New Roman"/>
          <w:szCs w:val="24"/>
          <w:lang w:val="en-ID"/>
        </w:rPr>
        <w:t>serta</w:t>
      </w:r>
      <w:proofErr w:type="spellEnd"/>
      <w:r w:rsidR="009672A4" w:rsidRPr="00086AE8">
        <w:rPr>
          <w:rFonts w:cs="Times New Roman"/>
          <w:szCs w:val="24"/>
          <w:lang w:val="en-ID"/>
        </w:rPr>
        <w:t xml:space="preserve"> (3) </w:t>
      </w:r>
      <w:proofErr w:type="spellStart"/>
      <w:r w:rsidR="009672A4" w:rsidRPr="00086AE8">
        <w:rPr>
          <w:rFonts w:cs="Times New Roman"/>
          <w:szCs w:val="24"/>
          <w:lang w:val="en-ID"/>
        </w:rPr>
        <w:t>p</w:t>
      </w:r>
      <w:r w:rsidR="00270F80" w:rsidRPr="00086AE8">
        <w:rPr>
          <w:rFonts w:cs="Times New Roman"/>
          <w:szCs w:val="24"/>
          <w:lang w:val="en-ID"/>
        </w:rPr>
        <w:t>engembangan</w:t>
      </w:r>
      <w:proofErr w:type="spellEnd"/>
      <w:r w:rsidR="00270F80" w:rsidRPr="00086AE8">
        <w:rPr>
          <w:rFonts w:cs="Times New Roman"/>
          <w:szCs w:val="24"/>
          <w:lang w:val="en-ID"/>
        </w:rPr>
        <w:t xml:space="preserve"> </w:t>
      </w:r>
      <w:r w:rsidR="00270F80" w:rsidRPr="00086AE8">
        <w:rPr>
          <w:rFonts w:cs="Times New Roman"/>
          <w:i/>
          <w:iCs/>
          <w:szCs w:val="24"/>
          <w:lang w:val="en-ID"/>
        </w:rPr>
        <w:t>automatic code generator</w:t>
      </w:r>
      <w:r w:rsidR="00270F80" w:rsidRPr="00086AE8">
        <w:rPr>
          <w:rFonts w:cs="Times New Roman"/>
          <w:szCs w:val="24"/>
          <w:lang w:val="en-ID"/>
        </w:rPr>
        <w:t xml:space="preserve">. </w:t>
      </w:r>
      <w:r w:rsidR="000B7310" w:rsidRPr="00086AE8">
        <w:rPr>
          <w:rFonts w:cs="Times New Roman"/>
          <w:lang w:val="en-ID"/>
        </w:rPr>
        <w:t xml:space="preserve">Metode evaluasi yang akan digunakan mencakup tiga aspek utama, yaitu (1) evaluasi kualitas kode yang dihasilkan melalui metrik objektif seperti </w:t>
      </w:r>
      <w:r w:rsidR="000B7310" w:rsidRPr="00086AE8">
        <w:rPr>
          <w:rFonts w:cs="Times New Roman"/>
          <w:i/>
          <w:iCs/>
          <w:lang w:val="en-ID"/>
        </w:rPr>
        <w:t>correctness</w:t>
      </w:r>
      <w:r w:rsidR="000B7310" w:rsidRPr="00086AE8">
        <w:rPr>
          <w:rFonts w:cs="Times New Roman"/>
          <w:lang w:val="en-ID"/>
        </w:rPr>
        <w:t xml:space="preserve">, </w:t>
      </w:r>
      <w:r w:rsidR="000B7310" w:rsidRPr="00086AE8">
        <w:rPr>
          <w:rFonts w:cs="Times New Roman"/>
          <w:i/>
          <w:iCs/>
          <w:lang w:val="en-ID"/>
        </w:rPr>
        <w:t>completeness</w:t>
      </w:r>
      <w:r w:rsidR="000B7310" w:rsidRPr="00086AE8">
        <w:rPr>
          <w:rFonts w:cs="Times New Roman"/>
          <w:lang w:val="en-ID"/>
        </w:rPr>
        <w:t xml:space="preserve">, dan </w:t>
      </w:r>
      <w:r w:rsidR="000B7310" w:rsidRPr="00086AE8">
        <w:rPr>
          <w:rFonts w:cs="Times New Roman"/>
          <w:i/>
          <w:iCs/>
          <w:lang w:val="en-ID"/>
        </w:rPr>
        <w:t>readability</w:t>
      </w:r>
      <w:r w:rsidR="000B7310" w:rsidRPr="00086AE8">
        <w:rPr>
          <w:rFonts w:cs="Times New Roman"/>
          <w:lang w:val="en-ID"/>
        </w:rPr>
        <w:t xml:space="preserve">, (2) perbandingan performa antara tiga varian pendekatan </w:t>
      </w:r>
      <w:r w:rsidR="000B7310" w:rsidRPr="00086AE8">
        <w:rPr>
          <w:rFonts w:cs="Times New Roman"/>
          <w:i/>
          <w:iCs/>
          <w:lang w:val="en-ID"/>
        </w:rPr>
        <w:t>hybrid</w:t>
      </w:r>
      <w:r w:rsidR="000B7310" w:rsidRPr="00086AE8">
        <w:rPr>
          <w:rFonts w:cs="Times New Roman"/>
          <w:lang w:val="en-ID"/>
        </w:rPr>
        <w:t xml:space="preserve">, yaitu </w:t>
      </w:r>
      <w:r w:rsidR="000B7310" w:rsidRPr="00086AE8">
        <w:rPr>
          <w:rFonts w:cs="Times New Roman"/>
          <w:i/>
          <w:iCs/>
          <w:lang w:val="en-ID"/>
        </w:rPr>
        <w:t>Chain of Thought</w:t>
      </w:r>
      <w:r w:rsidR="000B7310" w:rsidRPr="00086AE8">
        <w:rPr>
          <w:rFonts w:cs="Times New Roman"/>
          <w:lang w:val="en-ID"/>
        </w:rPr>
        <w:t xml:space="preserve"> + </w:t>
      </w:r>
      <w:r w:rsidR="000B7310" w:rsidRPr="00086AE8">
        <w:rPr>
          <w:rFonts w:cs="Times New Roman"/>
          <w:i/>
          <w:iCs/>
          <w:lang w:val="en-ID"/>
        </w:rPr>
        <w:t>Baseline LLM</w:t>
      </w:r>
      <w:r w:rsidR="000B7310" w:rsidRPr="00086AE8">
        <w:rPr>
          <w:rFonts w:cs="Times New Roman"/>
          <w:lang w:val="en-ID"/>
        </w:rPr>
        <w:t xml:space="preserve">, </w:t>
      </w:r>
      <w:r w:rsidR="000B7310" w:rsidRPr="00086AE8">
        <w:rPr>
          <w:rFonts w:cs="Times New Roman"/>
          <w:i/>
          <w:iCs/>
          <w:lang w:val="en-ID"/>
        </w:rPr>
        <w:t>Chain of Thought</w:t>
      </w:r>
      <w:r w:rsidR="000B7310" w:rsidRPr="00086AE8">
        <w:rPr>
          <w:rFonts w:cs="Times New Roman"/>
          <w:lang w:val="en-ID"/>
        </w:rPr>
        <w:t xml:space="preserve"> + </w:t>
      </w:r>
      <w:r w:rsidR="000B7310" w:rsidRPr="00086AE8">
        <w:rPr>
          <w:rFonts w:cs="Times New Roman"/>
          <w:i/>
          <w:iCs/>
          <w:lang w:val="en-ID"/>
        </w:rPr>
        <w:t>Fine Tuning</w:t>
      </w:r>
      <w:r w:rsidR="000B7310" w:rsidRPr="00086AE8">
        <w:rPr>
          <w:rFonts w:cs="Times New Roman"/>
          <w:lang w:val="en-ID"/>
        </w:rPr>
        <w:t xml:space="preserve">, dan </w:t>
      </w:r>
      <w:r w:rsidR="000B7310" w:rsidRPr="00086AE8">
        <w:rPr>
          <w:rFonts w:cs="Times New Roman"/>
          <w:i/>
          <w:iCs/>
          <w:lang w:val="en-ID"/>
        </w:rPr>
        <w:t>Chain of Thought</w:t>
      </w:r>
      <w:r w:rsidR="000B7310" w:rsidRPr="00086AE8">
        <w:rPr>
          <w:rFonts w:cs="Times New Roman"/>
          <w:lang w:val="en-ID"/>
        </w:rPr>
        <w:t xml:space="preserve"> + </w:t>
      </w:r>
      <w:r w:rsidR="000B7310" w:rsidRPr="00086AE8">
        <w:rPr>
          <w:rFonts w:cs="Times New Roman"/>
          <w:i/>
          <w:iCs/>
          <w:lang w:val="en-ID"/>
        </w:rPr>
        <w:t>Fine Tuning</w:t>
      </w:r>
      <w:r w:rsidR="000B7310" w:rsidRPr="00086AE8">
        <w:rPr>
          <w:rFonts w:cs="Times New Roman"/>
          <w:lang w:val="en-ID"/>
        </w:rPr>
        <w:t xml:space="preserve"> + </w:t>
      </w:r>
      <w:r w:rsidR="000B7310" w:rsidRPr="00086AE8">
        <w:rPr>
          <w:rFonts w:cs="Times New Roman"/>
          <w:i/>
          <w:iCs/>
          <w:lang w:val="en-ID"/>
        </w:rPr>
        <w:t>RAG</w:t>
      </w:r>
      <w:r w:rsidR="000B7310" w:rsidRPr="00086AE8">
        <w:rPr>
          <w:rFonts w:cs="Times New Roman"/>
          <w:lang w:val="en-ID"/>
        </w:rPr>
        <w:t>, serta (3) pengukuran efisiensi proses pengembangan melalui waktu generasi kode, jumlah iterasi manual yang diperlukan. Tugas akhir ini diharapkan memberikan kontribusi teoritis transformasi model visual BPMN ke kode eksekusi antarmuka modern seperti React.js.</w:t>
      </w:r>
    </w:p>
    <w:p w14:paraId="2E240597" w14:textId="77777777" w:rsidR="003D4097" w:rsidRPr="00086AE8" w:rsidRDefault="003D4097" w:rsidP="003D4097">
      <w:pPr>
        <w:tabs>
          <w:tab w:val="left" w:pos="1985"/>
        </w:tabs>
        <w:spacing w:after="0"/>
        <w:ind w:firstLine="567"/>
        <w:rPr>
          <w:rFonts w:cs="Times New Roman"/>
          <w:lang w:val="en-ID"/>
        </w:rPr>
      </w:pPr>
    </w:p>
    <w:p w14:paraId="45C6BB6F" w14:textId="49A4EB52" w:rsidR="007650A6" w:rsidRPr="00086AE8" w:rsidRDefault="007650A6" w:rsidP="007650A6">
      <w:pPr>
        <w:ind w:firstLine="0"/>
        <w:rPr>
          <w:rFonts w:cs="Times New Roman"/>
          <w:szCs w:val="24"/>
        </w:rPr>
      </w:pPr>
      <w:r w:rsidRPr="00086AE8">
        <w:rPr>
          <w:rFonts w:cs="Times New Roman"/>
          <w:b/>
          <w:bCs/>
          <w:szCs w:val="24"/>
        </w:rPr>
        <w:t xml:space="preserve">Kata kunci: </w:t>
      </w:r>
      <w:r w:rsidR="00270F80" w:rsidRPr="00086AE8">
        <w:rPr>
          <w:rFonts w:cs="Times New Roman"/>
          <w:b/>
          <w:bCs/>
          <w:i/>
          <w:iCs/>
          <w:szCs w:val="24"/>
        </w:rPr>
        <w:t xml:space="preserve">BPMN 2.0, </w:t>
      </w:r>
      <w:r w:rsidR="003D4097" w:rsidRPr="00086AE8">
        <w:rPr>
          <w:rFonts w:cs="Times New Roman"/>
          <w:b/>
          <w:bCs/>
          <w:i/>
          <w:iCs/>
          <w:szCs w:val="24"/>
        </w:rPr>
        <w:t>React.js, Rule Based, LLM, Qwen2.5-Coder:7b, Fine Tuning, Chain of Thought, RAG, JSON Prompting, Model Driven Development,</w:t>
      </w:r>
      <w:r w:rsidR="003D4097" w:rsidRPr="00086AE8">
        <w:rPr>
          <w:rFonts w:cs="Times New Roman"/>
          <w:b/>
          <w:bCs/>
          <w:szCs w:val="24"/>
        </w:rPr>
        <w:t xml:space="preserve"> </w:t>
      </w:r>
      <w:r w:rsidR="003D4097" w:rsidRPr="00086AE8">
        <w:rPr>
          <w:rFonts w:cs="Times New Roman"/>
          <w:b/>
          <w:bCs/>
          <w:i/>
          <w:iCs/>
          <w:szCs w:val="24"/>
        </w:rPr>
        <w:t xml:space="preserve">Intermediate Representation, </w:t>
      </w:r>
      <w:r w:rsidR="003D4097" w:rsidRPr="00086AE8">
        <w:rPr>
          <w:rFonts w:cs="Times New Roman"/>
          <w:b/>
          <w:bCs/>
          <w:szCs w:val="24"/>
        </w:rPr>
        <w:t>Generasi Kode Otomatis.</w:t>
      </w:r>
    </w:p>
    <w:p w14:paraId="74117D5E" w14:textId="77777777" w:rsidR="007650A6" w:rsidRPr="00086AE8" w:rsidRDefault="007650A6" w:rsidP="007650A6">
      <w:pPr>
        <w:ind w:firstLine="0"/>
        <w:rPr>
          <w:rFonts w:cs="Times New Roman"/>
        </w:rPr>
      </w:pPr>
      <w:r w:rsidRPr="00086AE8">
        <w:rPr>
          <w:rFonts w:cs="Times New Roman"/>
        </w:rPr>
        <w:br w:type="page"/>
      </w:r>
    </w:p>
    <w:p w14:paraId="10CF213E" w14:textId="636770AF" w:rsidR="005057CF" w:rsidRPr="00086AE8" w:rsidRDefault="005057CF" w:rsidP="004E7A84">
      <w:pPr>
        <w:pStyle w:val="Heading0"/>
        <w:rPr>
          <w:rFonts w:cs="Times New Roman"/>
        </w:rPr>
      </w:pPr>
      <w:bookmarkStart w:id="2" w:name="_Toc220058940"/>
      <w:r w:rsidRPr="00086AE8">
        <w:rPr>
          <w:rFonts w:cs="Times New Roman"/>
        </w:rPr>
        <w:lastRenderedPageBreak/>
        <w:t>ABSTRACT</w:t>
      </w:r>
      <w:bookmarkEnd w:id="2"/>
    </w:p>
    <w:p w14:paraId="767EF558" w14:textId="77777777" w:rsidR="005057CF" w:rsidRPr="00086AE8" w:rsidRDefault="005057CF" w:rsidP="005057CF">
      <w:pPr>
        <w:jc w:val="center"/>
        <w:rPr>
          <w:rFonts w:cs="Times New Roman"/>
          <w:b/>
          <w:spacing w:val="-3"/>
          <w:szCs w:val="24"/>
        </w:rPr>
      </w:pPr>
    </w:p>
    <w:p w14:paraId="01F1075F" w14:textId="674234A9" w:rsidR="00B15CCC" w:rsidRPr="00086AE8" w:rsidRDefault="00420569" w:rsidP="005057CF">
      <w:pPr>
        <w:ind w:firstLine="0"/>
        <w:jc w:val="center"/>
        <w:rPr>
          <w:rFonts w:cs="Times New Roman"/>
          <w:sz w:val="26"/>
          <w:szCs w:val="26"/>
        </w:rPr>
      </w:pPr>
      <w:r w:rsidRPr="00086AE8">
        <w:rPr>
          <w:rFonts w:cs="Times New Roman"/>
          <w:b/>
          <w:spacing w:val="-3"/>
          <w:szCs w:val="24"/>
        </w:rPr>
        <w:t>AUTOMATIC CODE GENERATION: TRANSFORMATION OF BPMN MODELS INTO RULE-BASED AND LARGE LANGUAGE MODEL–DRIVEN REACT.JS 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086AE8" w:rsidRPr="00086AE8" w14:paraId="6AEA7C0E" w14:textId="77777777" w:rsidTr="004879CB">
        <w:tc>
          <w:tcPr>
            <w:tcW w:w="3006" w:type="dxa"/>
          </w:tcPr>
          <w:p w14:paraId="0BB9238B" w14:textId="48808E5D" w:rsidR="004879CB" w:rsidRPr="00086AE8" w:rsidRDefault="004879CB" w:rsidP="004879CB">
            <w:pPr>
              <w:ind w:firstLine="0"/>
              <w:rPr>
                <w:b/>
                <w:szCs w:val="24"/>
              </w:rPr>
            </w:pPr>
            <w:r w:rsidRPr="00086AE8">
              <w:rPr>
                <w:b/>
                <w:szCs w:val="24"/>
              </w:rPr>
              <w:t>Student Name / NRP</w:t>
            </w:r>
          </w:p>
        </w:tc>
        <w:tc>
          <w:tcPr>
            <w:tcW w:w="296" w:type="dxa"/>
          </w:tcPr>
          <w:p w14:paraId="58954D95" w14:textId="2AA44B25" w:rsidR="004879CB" w:rsidRPr="00086AE8" w:rsidRDefault="004879CB" w:rsidP="004879CB">
            <w:pPr>
              <w:ind w:firstLine="0"/>
              <w:rPr>
                <w:b/>
                <w:szCs w:val="24"/>
              </w:rPr>
            </w:pPr>
            <w:r w:rsidRPr="00086AE8">
              <w:rPr>
                <w:b/>
                <w:szCs w:val="24"/>
              </w:rPr>
              <w:t>:</w:t>
            </w:r>
          </w:p>
        </w:tc>
        <w:tc>
          <w:tcPr>
            <w:tcW w:w="5770" w:type="dxa"/>
          </w:tcPr>
          <w:p w14:paraId="72CE2EE8" w14:textId="643F7110" w:rsidR="004879CB" w:rsidRPr="00086AE8" w:rsidRDefault="004879CB" w:rsidP="004879CB">
            <w:pPr>
              <w:ind w:firstLine="0"/>
              <w:rPr>
                <w:b/>
                <w:szCs w:val="24"/>
              </w:rPr>
            </w:pPr>
            <w:r w:rsidRPr="00086AE8">
              <w:rPr>
                <w:b/>
                <w:szCs w:val="24"/>
              </w:rPr>
              <w:t>Joseph Marcell Gultom / 5025221279</w:t>
            </w:r>
          </w:p>
        </w:tc>
      </w:tr>
      <w:tr w:rsidR="00086AE8" w:rsidRPr="00086AE8" w14:paraId="68024692" w14:textId="77777777" w:rsidTr="004879CB">
        <w:tc>
          <w:tcPr>
            <w:tcW w:w="3006" w:type="dxa"/>
          </w:tcPr>
          <w:p w14:paraId="40A61601" w14:textId="06E2586F" w:rsidR="004879CB" w:rsidRPr="00086AE8" w:rsidRDefault="004879CB" w:rsidP="004879CB">
            <w:pPr>
              <w:ind w:firstLine="0"/>
              <w:rPr>
                <w:b/>
                <w:szCs w:val="24"/>
              </w:rPr>
            </w:pPr>
            <w:proofErr w:type="spellStart"/>
            <w:r w:rsidRPr="00086AE8">
              <w:rPr>
                <w:b/>
                <w:szCs w:val="24"/>
              </w:rPr>
              <w:t>Departement</w:t>
            </w:r>
            <w:proofErr w:type="spellEnd"/>
          </w:p>
        </w:tc>
        <w:tc>
          <w:tcPr>
            <w:tcW w:w="296" w:type="dxa"/>
          </w:tcPr>
          <w:p w14:paraId="3EA6F403" w14:textId="015310EA" w:rsidR="004879CB" w:rsidRPr="00086AE8" w:rsidRDefault="004879CB" w:rsidP="004879CB">
            <w:pPr>
              <w:ind w:firstLine="0"/>
              <w:rPr>
                <w:b/>
                <w:szCs w:val="24"/>
              </w:rPr>
            </w:pPr>
            <w:r w:rsidRPr="00086AE8">
              <w:rPr>
                <w:b/>
                <w:szCs w:val="24"/>
              </w:rPr>
              <w:t>:</w:t>
            </w:r>
          </w:p>
        </w:tc>
        <w:tc>
          <w:tcPr>
            <w:tcW w:w="5770" w:type="dxa"/>
          </w:tcPr>
          <w:p w14:paraId="25EBF427" w14:textId="241C11AE" w:rsidR="004879CB" w:rsidRPr="00086AE8" w:rsidRDefault="004879CB" w:rsidP="004879CB">
            <w:pPr>
              <w:ind w:firstLine="0"/>
              <w:rPr>
                <w:b/>
                <w:szCs w:val="24"/>
              </w:rPr>
            </w:pPr>
            <w:r w:rsidRPr="00086AE8">
              <w:rPr>
                <w:b/>
                <w:spacing w:val="1"/>
                <w:szCs w:val="24"/>
              </w:rPr>
              <w:t xml:space="preserve">Informatics Engineering </w:t>
            </w:r>
            <w:r w:rsidRPr="00086AE8">
              <w:rPr>
                <w:b/>
                <w:spacing w:val="-1"/>
                <w:szCs w:val="24"/>
              </w:rPr>
              <w:t>FTEIC</w:t>
            </w:r>
            <w:r w:rsidRPr="00086AE8">
              <w:rPr>
                <w:b/>
                <w:szCs w:val="24"/>
              </w:rPr>
              <w:t xml:space="preserve"> </w:t>
            </w:r>
            <w:r w:rsidRPr="00086AE8">
              <w:rPr>
                <w:b/>
                <w:spacing w:val="-1"/>
                <w:szCs w:val="24"/>
              </w:rPr>
              <w:t xml:space="preserve">– </w:t>
            </w:r>
            <w:r w:rsidRPr="00086AE8">
              <w:rPr>
                <w:b/>
                <w:szCs w:val="24"/>
              </w:rPr>
              <w:t>I</w:t>
            </w:r>
            <w:r w:rsidRPr="00086AE8">
              <w:rPr>
                <w:b/>
                <w:spacing w:val="1"/>
                <w:szCs w:val="24"/>
              </w:rPr>
              <w:t>T</w:t>
            </w:r>
            <w:r w:rsidRPr="00086AE8">
              <w:rPr>
                <w:b/>
                <w:szCs w:val="24"/>
              </w:rPr>
              <w:t>S</w:t>
            </w:r>
          </w:p>
        </w:tc>
      </w:tr>
      <w:tr w:rsidR="00086AE8" w:rsidRPr="00086AE8" w14:paraId="16AA0652" w14:textId="77777777" w:rsidTr="004879CB">
        <w:tc>
          <w:tcPr>
            <w:tcW w:w="3006" w:type="dxa"/>
          </w:tcPr>
          <w:p w14:paraId="3A5A370A" w14:textId="1E2944B0" w:rsidR="004879CB" w:rsidRPr="00086AE8" w:rsidRDefault="004879CB" w:rsidP="004879CB">
            <w:pPr>
              <w:ind w:firstLine="0"/>
              <w:rPr>
                <w:b/>
                <w:szCs w:val="24"/>
              </w:rPr>
            </w:pPr>
            <w:r w:rsidRPr="00086AE8">
              <w:rPr>
                <w:b/>
                <w:szCs w:val="24"/>
              </w:rPr>
              <w:t>Advisor</w:t>
            </w:r>
          </w:p>
        </w:tc>
        <w:tc>
          <w:tcPr>
            <w:tcW w:w="296" w:type="dxa"/>
          </w:tcPr>
          <w:p w14:paraId="31FE58F8" w14:textId="5E6742DE" w:rsidR="004879CB" w:rsidRPr="00086AE8" w:rsidRDefault="004879CB" w:rsidP="004879CB">
            <w:pPr>
              <w:ind w:firstLine="0"/>
              <w:rPr>
                <w:b/>
                <w:szCs w:val="24"/>
              </w:rPr>
            </w:pPr>
            <w:r w:rsidRPr="00086AE8">
              <w:rPr>
                <w:b/>
                <w:szCs w:val="24"/>
              </w:rPr>
              <w:t>:</w:t>
            </w:r>
          </w:p>
        </w:tc>
        <w:tc>
          <w:tcPr>
            <w:tcW w:w="5770" w:type="dxa"/>
          </w:tcPr>
          <w:p w14:paraId="05A7EFE0" w14:textId="3901881A" w:rsidR="004879CB" w:rsidRPr="00086AE8" w:rsidRDefault="004879CB" w:rsidP="004879CB">
            <w:pPr>
              <w:ind w:firstLine="0"/>
              <w:rPr>
                <w:b/>
                <w:szCs w:val="24"/>
              </w:rPr>
            </w:pPr>
            <w:r w:rsidRPr="00086AE8">
              <w:rPr>
                <w:b/>
                <w:szCs w:val="24"/>
              </w:rPr>
              <w:t>Dr. Kelly Rossa Sungkono, S.Kom., M.Kom. NIP 1994201912088</w:t>
            </w:r>
          </w:p>
        </w:tc>
      </w:tr>
      <w:tr w:rsidR="004879CB" w:rsidRPr="00086AE8" w14:paraId="3E61EBB9" w14:textId="77777777" w:rsidTr="004879CB">
        <w:tc>
          <w:tcPr>
            <w:tcW w:w="3006" w:type="dxa"/>
          </w:tcPr>
          <w:p w14:paraId="0F38F22A" w14:textId="33AC4517" w:rsidR="004879CB" w:rsidRPr="00086AE8" w:rsidRDefault="004879CB" w:rsidP="008F64FC">
            <w:pPr>
              <w:ind w:firstLine="0"/>
              <w:rPr>
                <w:b/>
                <w:szCs w:val="24"/>
              </w:rPr>
            </w:pPr>
            <w:r w:rsidRPr="00086AE8">
              <w:rPr>
                <w:b/>
                <w:spacing w:val="-4"/>
                <w:szCs w:val="24"/>
              </w:rPr>
              <w:t>Co-</w:t>
            </w:r>
            <w:r w:rsidRPr="00086AE8">
              <w:rPr>
                <w:b/>
                <w:szCs w:val="24"/>
              </w:rPr>
              <w:t>Advisor</w:t>
            </w:r>
          </w:p>
        </w:tc>
        <w:tc>
          <w:tcPr>
            <w:tcW w:w="296" w:type="dxa"/>
          </w:tcPr>
          <w:p w14:paraId="16AEF2DA" w14:textId="77777777" w:rsidR="004879CB" w:rsidRPr="00086AE8" w:rsidRDefault="004879CB" w:rsidP="008F64FC">
            <w:pPr>
              <w:ind w:firstLine="0"/>
              <w:rPr>
                <w:b/>
                <w:szCs w:val="24"/>
              </w:rPr>
            </w:pPr>
            <w:r w:rsidRPr="00086AE8">
              <w:rPr>
                <w:b/>
                <w:szCs w:val="24"/>
              </w:rPr>
              <w:t>:</w:t>
            </w:r>
          </w:p>
        </w:tc>
        <w:tc>
          <w:tcPr>
            <w:tcW w:w="5770" w:type="dxa"/>
          </w:tcPr>
          <w:p w14:paraId="50A75482" w14:textId="77777777" w:rsidR="004879CB" w:rsidRPr="00086AE8" w:rsidRDefault="004879CB" w:rsidP="008F64FC">
            <w:pPr>
              <w:ind w:firstLine="0"/>
              <w:rPr>
                <w:b/>
                <w:szCs w:val="24"/>
              </w:rPr>
            </w:pPr>
            <w:r w:rsidRPr="00086AE8">
              <w:rPr>
                <w:b/>
                <w:szCs w:val="24"/>
              </w:rPr>
              <w:t>Prof. Drs.Ec. Ir. Riyanarto Sarno, M.Sc., Ph.D. NIP 195908031986011001</w:t>
            </w:r>
          </w:p>
        </w:tc>
      </w:tr>
    </w:tbl>
    <w:p w14:paraId="72714121" w14:textId="77777777" w:rsidR="005057CF" w:rsidRPr="00086AE8" w:rsidRDefault="005057CF" w:rsidP="005057CF">
      <w:pPr>
        <w:rPr>
          <w:rFonts w:cs="Times New Roman"/>
        </w:rPr>
      </w:pPr>
    </w:p>
    <w:p w14:paraId="7DDC7470" w14:textId="77777777" w:rsidR="005057CF" w:rsidRPr="00086AE8" w:rsidRDefault="005057CF" w:rsidP="005057CF">
      <w:pPr>
        <w:ind w:firstLine="0"/>
        <w:rPr>
          <w:rFonts w:cs="Times New Roman"/>
          <w:szCs w:val="24"/>
        </w:rPr>
      </w:pPr>
      <w:r w:rsidRPr="00086AE8">
        <w:rPr>
          <w:rFonts w:cs="Times New Roman"/>
          <w:b/>
          <w:szCs w:val="24"/>
        </w:rPr>
        <w:t>A</w:t>
      </w:r>
      <w:r w:rsidRPr="00086AE8">
        <w:rPr>
          <w:rFonts w:cs="Times New Roman"/>
          <w:b/>
          <w:spacing w:val="1"/>
          <w:szCs w:val="24"/>
        </w:rPr>
        <w:t>b</w:t>
      </w:r>
      <w:r w:rsidRPr="00086AE8">
        <w:rPr>
          <w:rFonts w:cs="Times New Roman"/>
          <w:b/>
          <w:szCs w:val="24"/>
        </w:rPr>
        <w:t>s</w:t>
      </w:r>
      <w:r w:rsidRPr="00086AE8">
        <w:rPr>
          <w:rFonts w:cs="Times New Roman"/>
          <w:b/>
          <w:spacing w:val="-1"/>
          <w:szCs w:val="24"/>
        </w:rPr>
        <w:t>tr</w:t>
      </w:r>
      <w:r w:rsidRPr="00086AE8">
        <w:rPr>
          <w:rFonts w:cs="Times New Roman"/>
          <w:b/>
          <w:szCs w:val="24"/>
        </w:rPr>
        <w:t>act</w:t>
      </w:r>
    </w:p>
    <w:p w14:paraId="2B42CC52" w14:textId="0A3FE889" w:rsidR="003D4097" w:rsidRPr="00086AE8" w:rsidRDefault="00E23FFE" w:rsidP="003D4097">
      <w:pPr>
        <w:tabs>
          <w:tab w:val="left" w:pos="1985"/>
        </w:tabs>
        <w:spacing w:after="0" w:line="240" w:lineRule="auto"/>
        <w:ind w:firstLine="567"/>
        <w:rPr>
          <w:rFonts w:cs="Times New Roman"/>
          <w:szCs w:val="24"/>
          <w:lang w:val="en-ID"/>
        </w:rPr>
      </w:pPr>
      <w:r w:rsidRPr="00086AE8">
        <w:rPr>
          <w:rFonts w:cs="Times New Roman"/>
          <w:i/>
          <w:iCs/>
          <w:szCs w:val="24"/>
          <w:lang w:val="en-ID"/>
        </w:rPr>
        <w:t>Business Process Model and Notation</w:t>
      </w:r>
      <w:r w:rsidRPr="00086AE8">
        <w:rPr>
          <w:rFonts w:cs="Times New Roman"/>
          <w:szCs w:val="24"/>
          <w:lang w:val="en-ID"/>
        </w:rPr>
        <w:t xml:space="preserve"> </w:t>
      </w:r>
      <w:proofErr w:type="gramStart"/>
      <w:r w:rsidRPr="00086AE8">
        <w:rPr>
          <w:rFonts w:cs="Times New Roman"/>
          <w:szCs w:val="24"/>
          <w:lang w:val="en-ID"/>
        </w:rPr>
        <w:t xml:space="preserve">( </w:t>
      </w:r>
      <w:r w:rsidR="003D4097" w:rsidRPr="00086AE8">
        <w:rPr>
          <w:rFonts w:cs="Times New Roman"/>
          <w:szCs w:val="24"/>
          <w:lang w:val="en-ID"/>
        </w:rPr>
        <w:t>BPMN</w:t>
      </w:r>
      <w:proofErr w:type="gramEnd"/>
      <w:r w:rsidR="003D4097" w:rsidRPr="00086AE8">
        <w:rPr>
          <w:rFonts w:cs="Times New Roman"/>
          <w:szCs w:val="24"/>
          <w:lang w:val="en-ID"/>
        </w:rPr>
        <w:t xml:space="preserve"> </w:t>
      </w:r>
      <w:r w:rsidRPr="00086AE8">
        <w:rPr>
          <w:rFonts w:cs="Times New Roman"/>
          <w:szCs w:val="24"/>
          <w:lang w:val="en-ID"/>
        </w:rPr>
        <w:t xml:space="preserve">) </w:t>
      </w:r>
      <w:r w:rsidR="003D4097" w:rsidRPr="00086AE8">
        <w:rPr>
          <w:rFonts w:cs="Times New Roman"/>
          <w:szCs w:val="24"/>
          <w:lang w:val="en-ID"/>
        </w:rPr>
        <w:t>as a representation of business process models, often encounters execution semantic ambiguity due to the lack of formal definitions, leading to potential logical inconsistencies and gaps between business analysts and software developers during manual transformation into frontend implementations such as React.js. The absence of visual element standards causes difficulties in generating accurate interface code, where current rule-based approaches remain limited to the conceptual level without support for persistent data modeling. This final project proposes a hybrid framework based on rule-based methods and Large Language Models (LLMs) for automatically transforming BPMN models into React.js projects. The approach is designed to translate BPMN elements such as flow objects, connecting objects, artifacts, and swimlanes into a modular React.js structure that includes pages, navigation, state management, and API integration. The methodology of this final project consists of three main stages: (1) dataset preparation, encompassing the transformation of BPMN models into Intermediate Representation 1 (IR1) with semantic preservation, development of algorithms for transforming IR1 into IR2, and dataset creation; (2) LLM processing using Chain of Thought prompting techniques, Fine Tuning, and Retrieval-Augmented Generation on the Qwen2.5-Coder:7B model to improve code output quality and dataset enrichment; and (3) development of an automatic code generator. The evaluation methods employed cover three main aspects: (1) assessment of generated code quality through objective metrics such as correctness, completeness, and readability; (2) performance comparison across three hybrid approach variants, namely Chain of Thought + Baseline LLM, Chain of Thought + Fine Tuning, and Chain of Thought + Fine Tuning + RAG; and (3) measurement of development process efficiency through code generation time and the number of required manual iterations. This final project is expected to provide a theoretical contribution to the transformation of visual BPMN models into modern interface execution code such as React.js.</w:t>
      </w:r>
    </w:p>
    <w:p w14:paraId="001B3C33" w14:textId="77777777" w:rsidR="005057CF" w:rsidRPr="00086AE8" w:rsidRDefault="005057CF" w:rsidP="005057CF">
      <w:pPr>
        <w:tabs>
          <w:tab w:val="left" w:pos="1985"/>
        </w:tabs>
        <w:spacing w:after="0" w:line="360" w:lineRule="auto"/>
        <w:ind w:firstLine="567"/>
        <w:rPr>
          <w:rFonts w:cs="Times New Roman"/>
          <w:szCs w:val="24"/>
        </w:rPr>
      </w:pPr>
    </w:p>
    <w:p w14:paraId="2FE12AD3" w14:textId="15F7BE18" w:rsidR="005057CF" w:rsidRPr="00086AE8" w:rsidRDefault="005057CF" w:rsidP="005057CF">
      <w:pPr>
        <w:ind w:firstLine="0"/>
        <w:rPr>
          <w:rFonts w:cs="Times New Roman"/>
          <w:szCs w:val="24"/>
        </w:rPr>
      </w:pPr>
      <w:r w:rsidRPr="00086AE8">
        <w:rPr>
          <w:rFonts w:cs="Times New Roman"/>
          <w:b/>
          <w:bCs/>
          <w:szCs w:val="24"/>
        </w:rPr>
        <w:t xml:space="preserve">Keywords: </w:t>
      </w:r>
      <w:r w:rsidR="003D4097" w:rsidRPr="00086AE8">
        <w:rPr>
          <w:rFonts w:cs="Times New Roman"/>
          <w:b/>
          <w:bCs/>
          <w:i/>
          <w:iCs/>
          <w:szCs w:val="24"/>
        </w:rPr>
        <w:t>BPMN 2.0, React.js, Rule Based, LLM, Qwen2.5-Coder:7b, Fine Tuning, Chain of Thought, RAG, JSON Prompting, Model Driven Development, Intermediate Representation, Automatic Code Generation</w:t>
      </w:r>
      <w:r w:rsidRPr="00086AE8">
        <w:rPr>
          <w:rFonts w:cs="Times New Roman"/>
          <w:i/>
          <w:szCs w:val="24"/>
        </w:rPr>
        <w:t>.</w:t>
      </w:r>
    </w:p>
    <w:p w14:paraId="1604BE87" w14:textId="694E836A" w:rsidR="007E1F77" w:rsidRPr="00086AE8" w:rsidRDefault="007E1F77" w:rsidP="005057CF">
      <w:pPr>
        <w:rPr>
          <w:rFonts w:cs="Times New Roman"/>
          <w:szCs w:val="24"/>
        </w:rPr>
      </w:pPr>
      <w:r w:rsidRPr="00086AE8">
        <w:rPr>
          <w:rFonts w:cs="Times New Roman"/>
          <w:szCs w:val="24"/>
        </w:rPr>
        <w:br w:type="page"/>
      </w:r>
    </w:p>
    <w:p w14:paraId="52024B26" w14:textId="22065FDC" w:rsidR="005057CF" w:rsidRPr="00086AE8" w:rsidRDefault="00730246" w:rsidP="004E7A84">
      <w:pPr>
        <w:pStyle w:val="Heading0"/>
        <w:rPr>
          <w:rFonts w:cs="Times New Roman"/>
        </w:rPr>
      </w:pPr>
      <w:bookmarkStart w:id="3" w:name="_Toc220058941"/>
      <w:r w:rsidRPr="00086AE8">
        <w:rPr>
          <w:rFonts w:cs="Times New Roman"/>
        </w:rPr>
        <w:lastRenderedPageBreak/>
        <w:t>DAFTAR ISI</w:t>
      </w:r>
      <w:bookmarkEnd w:id="3"/>
    </w:p>
    <w:p w14:paraId="69983AA5" w14:textId="2BB39CD0" w:rsidR="00730246" w:rsidRPr="00086AE8" w:rsidRDefault="00730246" w:rsidP="00E71DBC">
      <w:pPr>
        <w:ind w:firstLine="0"/>
        <w:rPr>
          <w:rFonts w:cs="Times New Roman"/>
        </w:rPr>
      </w:pPr>
    </w:p>
    <w:p w14:paraId="2CAD4A48" w14:textId="79EA4368" w:rsidR="00017879" w:rsidRPr="00086AE8" w:rsidRDefault="00611A67">
      <w:pPr>
        <w:pStyle w:val="TOC1"/>
        <w:tabs>
          <w:tab w:val="right" w:pos="9062"/>
        </w:tabs>
        <w:rPr>
          <w:rFonts w:cs="Times New Roman"/>
          <w:noProof/>
          <w:kern w:val="2"/>
          <w:sz w:val="24"/>
          <w:szCs w:val="24"/>
          <w:lang w:val="en-ID" w:eastAsia="en-ID"/>
          <w14:ligatures w14:val="standardContextual"/>
        </w:rPr>
      </w:pPr>
      <w:r w:rsidRPr="00086AE8">
        <w:rPr>
          <w:rFonts w:cs="Times New Roman"/>
        </w:rPr>
        <w:fldChar w:fldCharType="begin"/>
      </w:r>
      <w:r w:rsidRPr="00086AE8">
        <w:rPr>
          <w:rFonts w:cs="Times New Roman"/>
        </w:rPr>
        <w:instrText xml:space="preserve"> TOC \o "1-3" \h \z \u </w:instrText>
      </w:r>
      <w:r w:rsidRPr="00086AE8">
        <w:rPr>
          <w:rFonts w:cs="Times New Roman"/>
        </w:rPr>
        <w:fldChar w:fldCharType="separate"/>
      </w:r>
      <w:hyperlink w:anchor="_Toc220058938" w:history="1">
        <w:r w:rsidR="00017879" w:rsidRPr="00086AE8">
          <w:rPr>
            <w:rStyle w:val="Hyperlink"/>
            <w:rFonts w:cs="Times New Roman"/>
            <w:noProof/>
            <w:color w:val="auto"/>
          </w:rPr>
          <w:t>LEMBAR PENGESAHAN</w:t>
        </w:r>
        <w:r w:rsidR="00017879" w:rsidRPr="00086AE8">
          <w:rPr>
            <w:rFonts w:cs="Times New Roman"/>
            <w:noProof/>
            <w:webHidden/>
          </w:rPr>
          <w:tab/>
        </w:r>
        <w:r w:rsidR="00017879" w:rsidRPr="00086AE8">
          <w:rPr>
            <w:rFonts w:cs="Times New Roman"/>
            <w:noProof/>
            <w:webHidden/>
          </w:rPr>
          <w:fldChar w:fldCharType="begin"/>
        </w:r>
        <w:r w:rsidR="00017879" w:rsidRPr="00086AE8">
          <w:rPr>
            <w:rFonts w:cs="Times New Roman"/>
            <w:noProof/>
            <w:webHidden/>
          </w:rPr>
          <w:instrText xml:space="preserve"> PAGEREF _Toc220058938 \h </w:instrText>
        </w:r>
        <w:r w:rsidR="00017879" w:rsidRPr="00086AE8">
          <w:rPr>
            <w:rFonts w:cs="Times New Roman"/>
            <w:noProof/>
            <w:webHidden/>
          </w:rPr>
        </w:r>
        <w:r w:rsidR="00017879" w:rsidRPr="00086AE8">
          <w:rPr>
            <w:rFonts w:cs="Times New Roman"/>
            <w:noProof/>
            <w:webHidden/>
          </w:rPr>
          <w:fldChar w:fldCharType="separate"/>
        </w:r>
        <w:r w:rsidR="00647D56" w:rsidRPr="00086AE8">
          <w:rPr>
            <w:rFonts w:cs="Times New Roman"/>
            <w:noProof/>
            <w:webHidden/>
          </w:rPr>
          <w:t>i</w:t>
        </w:r>
        <w:r w:rsidR="00017879" w:rsidRPr="00086AE8">
          <w:rPr>
            <w:rFonts w:cs="Times New Roman"/>
            <w:noProof/>
            <w:webHidden/>
          </w:rPr>
          <w:fldChar w:fldCharType="end"/>
        </w:r>
      </w:hyperlink>
    </w:p>
    <w:p w14:paraId="0F07724B" w14:textId="5FEA41C4" w:rsidR="00017879" w:rsidRPr="00086AE8" w:rsidRDefault="00017879">
      <w:pPr>
        <w:pStyle w:val="TOC1"/>
        <w:tabs>
          <w:tab w:val="right" w:pos="9062"/>
        </w:tabs>
        <w:rPr>
          <w:rFonts w:cs="Times New Roman"/>
          <w:noProof/>
          <w:kern w:val="2"/>
          <w:sz w:val="24"/>
          <w:szCs w:val="24"/>
          <w:lang w:val="en-ID" w:eastAsia="en-ID"/>
          <w14:ligatures w14:val="standardContextual"/>
        </w:rPr>
      </w:pPr>
      <w:hyperlink w:anchor="_Toc220058939" w:history="1">
        <w:r w:rsidRPr="00086AE8">
          <w:rPr>
            <w:rStyle w:val="Hyperlink"/>
            <w:rFonts w:cs="Times New Roman"/>
            <w:noProof/>
            <w:color w:val="auto"/>
          </w:rPr>
          <w:t>ABSTRAK</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_Toc220058939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ii</w:t>
        </w:r>
        <w:r w:rsidRPr="00086AE8">
          <w:rPr>
            <w:rFonts w:cs="Times New Roman"/>
            <w:noProof/>
            <w:webHidden/>
          </w:rPr>
          <w:fldChar w:fldCharType="end"/>
        </w:r>
      </w:hyperlink>
    </w:p>
    <w:p w14:paraId="2BB85B53" w14:textId="01C76781" w:rsidR="00017879" w:rsidRPr="00086AE8" w:rsidRDefault="00017879">
      <w:pPr>
        <w:pStyle w:val="TOC1"/>
        <w:tabs>
          <w:tab w:val="right" w:pos="9062"/>
        </w:tabs>
        <w:rPr>
          <w:rFonts w:cs="Times New Roman"/>
          <w:noProof/>
          <w:kern w:val="2"/>
          <w:sz w:val="24"/>
          <w:szCs w:val="24"/>
          <w:lang w:val="en-ID" w:eastAsia="en-ID"/>
          <w14:ligatures w14:val="standardContextual"/>
        </w:rPr>
      </w:pPr>
      <w:hyperlink w:anchor="_Toc220058940" w:history="1">
        <w:r w:rsidRPr="00086AE8">
          <w:rPr>
            <w:rStyle w:val="Hyperlink"/>
            <w:rFonts w:cs="Times New Roman"/>
            <w:noProof/>
            <w:color w:val="auto"/>
          </w:rPr>
          <w:t>ABSTRACT</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_Toc220058940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iii</w:t>
        </w:r>
        <w:r w:rsidRPr="00086AE8">
          <w:rPr>
            <w:rFonts w:cs="Times New Roman"/>
            <w:noProof/>
            <w:webHidden/>
          </w:rPr>
          <w:fldChar w:fldCharType="end"/>
        </w:r>
      </w:hyperlink>
    </w:p>
    <w:p w14:paraId="5A943BD8" w14:textId="2A73DA35" w:rsidR="00017879" w:rsidRPr="00086AE8" w:rsidRDefault="00017879">
      <w:pPr>
        <w:pStyle w:val="TOC1"/>
        <w:tabs>
          <w:tab w:val="right" w:pos="9062"/>
        </w:tabs>
        <w:rPr>
          <w:rFonts w:cs="Times New Roman"/>
          <w:noProof/>
          <w:kern w:val="2"/>
          <w:sz w:val="24"/>
          <w:szCs w:val="24"/>
          <w:lang w:val="en-ID" w:eastAsia="en-ID"/>
          <w14:ligatures w14:val="standardContextual"/>
        </w:rPr>
      </w:pPr>
      <w:hyperlink w:anchor="_Toc220058941" w:history="1">
        <w:r w:rsidRPr="00086AE8">
          <w:rPr>
            <w:rStyle w:val="Hyperlink"/>
            <w:rFonts w:cs="Times New Roman"/>
            <w:noProof/>
            <w:color w:val="auto"/>
          </w:rPr>
          <w:t>DAFTAR ISI</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_Toc220058941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iv</w:t>
        </w:r>
        <w:r w:rsidRPr="00086AE8">
          <w:rPr>
            <w:rFonts w:cs="Times New Roman"/>
            <w:noProof/>
            <w:webHidden/>
          </w:rPr>
          <w:fldChar w:fldCharType="end"/>
        </w:r>
      </w:hyperlink>
    </w:p>
    <w:p w14:paraId="03C8AC42" w14:textId="078EF717" w:rsidR="00017879" w:rsidRPr="00086AE8" w:rsidRDefault="00017879">
      <w:pPr>
        <w:pStyle w:val="TOC1"/>
        <w:tabs>
          <w:tab w:val="right" w:pos="9062"/>
        </w:tabs>
        <w:rPr>
          <w:rFonts w:cs="Times New Roman"/>
          <w:noProof/>
          <w:kern w:val="2"/>
          <w:sz w:val="24"/>
          <w:szCs w:val="24"/>
          <w:lang w:val="en-ID" w:eastAsia="en-ID"/>
          <w14:ligatures w14:val="standardContextual"/>
        </w:rPr>
      </w:pPr>
      <w:hyperlink w:anchor="_Toc220058942" w:history="1">
        <w:r w:rsidRPr="00086AE8">
          <w:rPr>
            <w:rStyle w:val="Hyperlink"/>
            <w:rFonts w:cs="Times New Roman"/>
            <w:noProof/>
            <w:color w:val="auto"/>
          </w:rPr>
          <w:t>DAFTAR GAMBAR</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_Toc220058942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vi</w:t>
        </w:r>
        <w:r w:rsidRPr="00086AE8">
          <w:rPr>
            <w:rFonts w:cs="Times New Roman"/>
            <w:noProof/>
            <w:webHidden/>
          </w:rPr>
          <w:fldChar w:fldCharType="end"/>
        </w:r>
      </w:hyperlink>
    </w:p>
    <w:p w14:paraId="44850AD6" w14:textId="180C751C" w:rsidR="00017879" w:rsidRPr="00086AE8" w:rsidRDefault="00017879">
      <w:pPr>
        <w:pStyle w:val="TOC1"/>
        <w:tabs>
          <w:tab w:val="right" w:pos="9062"/>
        </w:tabs>
        <w:rPr>
          <w:rFonts w:cs="Times New Roman"/>
          <w:noProof/>
          <w:kern w:val="2"/>
          <w:sz w:val="24"/>
          <w:szCs w:val="24"/>
          <w:lang w:val="en-ID" w:eastAsia="en-ID"/>
          <w14:ligatures w14:val="standardContextual"/>
        </w:rPr>
      </w:pPr>
      <w:hyperlink w:anchor="_Toc220058943" w:history="1">
        <w:r w:rsidRPr="00086AE8">
          <w:rPr>
            <w:rStyle w:val="Hyperlink"/>
            <w:rFonts w:cs="Times New Roman"/>
            <w:noProof/>
            <w:color w:val="auto"/>
          </w:rPr>
          <w:t>DAFTAR TABEL</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_Toc220058943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vii</w:t>
        </w:r>
        <w:r w:rsidRPr="00086AE8">
          <w:rPr>
            <w:rFonts w:cs="Times New Roman"/>
            <w:noProof/>
            <w:webHidden/>
          </w:rPr>
          <w:fldChar w:fldCharType="end"/>
        </w:r>
      </w:hyperlink>
    </w:p>
    <w:p w14:paraId="3EFD89AF" w14:textId="5141C20C" w:rsidR="00017879" w:rsidRPr="00086AE8" w:rsidRDefault="00017879">
      <w:pPr>
        <w:pStyle w:val="TOC1"/>
        <w:tabs>
          <w:tab w:val="right" w:pos="9062"/>
        </w:tabs>
        <w:rPr>
          <w:rFonts w:cs="Times New Roman"/>
          <w:noProof/>
          <w:kern w:val="2"/>
          <w:sz w:val="24"/>
          <w:szCs w:val="24"/>
          <w:lang w:val="en-ID" w:eastAsia="en-ID"/>
          <w14:ligatures w14:val="standardContextual"/>
        </w:rPr>
      </w:pPr>
      <w:hyperlink w:anchor="_Toc220058944" w:history="1">
        <w:r w:rsidRPr="00086AE8">
          <w:rPr>
            <w:rStyle w:val="Hyperlink"/>
            <w:rFonts w:cs="Times New Roman"/>
            <w:noProof/>
            <w:color w:val="auto"/>
          </w:rPr>
          <w:t>DAFTAR SIMBOL</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_Toc220058944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viii</w:t>
        </w:r>
        <w:r w:rsidRPr="00086AE8">
          <w:rPr>
            <w:rFonts w:cs="Times New Roman"/>
            <w:noProof/>
            <w:webHidden/>
          </w:rPr>
          <w:fldChar w:fldCharType="end"/>
        </w:r>
      </w:hyperlink>
    </w:p>
    <w:p w14:paraId="1F97E587" w14:textId="3136E999" w:rsidR="00017879" w:rsidRPr="00086AE8" w:rsidRDefault="00017879">
      <w:pPr>
        <w:pStyle w:val="TOC1"/>
        <w:tabs>
          <w:tab w:val="left" w:pos="1440"/>
          <w:tab w:val="right" w:pos="9062"/>
        </w:tabs>
        <w:rPr>
          <w:rFonts w:cs="Times New Roman"/>
          <w:noProof/>
          <w:kern w:val="2"/>
          <w:sz w:val="24"/>
          <w:szCs w:val="24"/>
          <w:lang w:val="en-ID" w:eastAsia="en-ID"/>
          <w14:ligatures w14:val="standardContextual"/>
        </w:rPr>
      </w:pPr>
      <w:hyperlink w:anchor="_Toc220058945" w:history="1">
        <w:r w:rsidRPr="00086AE8">
          <w:rPr>
            <w:rStyle w:val="Hyperlink"/>
            <w:rFonts w:cs="Times New Roman"/>
            <w:noProof/>
            <w:color w:val="auto"/>
          </w:rPr>
          <w:t>BAB 1</w:t>
        </w:r>
        <w:r w:rsidRPr="00086AE8">
          <w:rPr>
            <w:rFonts w:cs="Times New Roman"/>
            <w:noProof/>
            <w:kern w:val="2"/>
            <w:sz w:val="24"/>
            <w:szCs w:val="24"/>
            <w:lang w:val="en-ID" w:eastAsia="en-ID"/>
            <w14:ligatures w14:val="standardContextual"/>
          </w:rPr>
          <w:tab/>
        </w:r>
        <w:r w:rsidRPr="00086AE8">
          <w:rPr>
            <w:rStyle w:val="Hyperlink"/>
            <w:rFonts w:cs="Times New Roman"/>
            <w:noProof/>
            <w:color w:val="auto"/>
          </w:rPr>
          <w:t>PENDAHULUAN</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_Toc220058945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9</w:t>
        </w:r>
        <w:r w:rsidRPr="00086AE8">
          <w:rPr>
            <w:rFonts w:cs="Times New Roman"/>
            <w:noProof/>
            <w:webHidden/>
          </w:rPr>
          <w:fldChar w:fldCharType="end"/>
        </w:r>
      </w:hyperlink>
    </w:p>
    <w:p w14:paraId="214D358D" w14:textId="4C5DB62E" w:rsidR="00017879" w:rsidRPr="00086AE8" w:rsidRDefault="00017879">
      <w:pPr>
        <w:pStyle w:val="TOC2"/>
        <w:tabs>
          <w:tab w:val="left" w:pos="1200"/>
          <w:tab w:val="right" w:pos="9062"/>
        </w:tabs>
        <w:rPr>
          <w:rFonts w:cs="Times New Roman"/>
          <w:noProof/>
          <w:kern w:val="2"/>
          <w:szCs w:val="24"/>
          <w:lang w:val="en-ID" w:eastAsia="en-ID"/>
          <w14:ligatures w14:val="standardContextual"/>
        </w:rPr>
      </w:pPr>
      <w:hyperlink w:anchor="_Toc220058946" w:history="1">
        <w:r w:rsidRPr="00086AE8">
          <w:rPr>
            <w:rStyle w:val="Hyperlink"/>
            <w:rFonts w:cs="Times New Roman"/>
            <w:noProof/>
            <w:color w:val="auto"/>
          </w:rPr>
          <w:t>1.1</w:t>
        </w:r>
        <w:r w:rsidRPr="00086AE8">
          <w:rPr>
            <w:rFonts w:cs="Times New Roman"/>
            <w:noProof/>
            <w:kern w:val="2"/>
            <w:szCs w:val="24"/>
            <w:lang w:val="en-ID" w:eastAsia="en-ID"/>
            <w14:ligatures w14:val="standardContextual"/>
          </w:rPr>
          <w:tab/>
        </w:r>
        <w:r w:rsidRPr="00086AE8">
          <w:rPr>
            <w:rStyle w:val="Hyperlink"/>
            <w:rFonts w:cs="Times New Roman"/>
            <w:noProof/>
            <w:color w:val="auto"/>
          </w:rPr>
          <w:t>Latar Belakang</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_Toc220058946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9</w:t>
        </w:r>
        <w:r w:rsidRPr="00086AE8">
          <w:rPr>
            <w:rFonts w:cs="Times New Roman"/>
            <w:noProof/>
            <w:webHidden/>
          </w:rPr>
          <w:fldChar w:fldCharType="end"/>
        </w:r>
      </w:hyperlink>
    </w:p>
    <w:p w14:paraId="2A0C1CF8" w14:textId="50C40441" w:rsidR="00017879" w:rsidRPr="00086AE8" w:rsidRDefault="00017879">
      <w:pPr>
        <w:pStyle w:val="TOC2"/>
        <w:tabs>
          <w:tab w:val="left" w:pos="1200"/>
          <w:tab w:val="right" w:pos="9062"/>
        </w:tabs>
        <w:rPr>
          <w:rFonts w:cs="Times New Roman"/>
          <w:noProof/>
          <w:kern w:val="2"/>
          <w:szCs w:val="24"/>
          <w:lang w:val="en-ID" w:eastAsia="en-ID"/>
          <w14:ligatures w14:val="standardContextual"/>
        </w:rPr>
      </w:pPr>
      <w:hyperlink w:anchor="_Toc220058947" w:history="1">
        <w:r w:rsidRPr="00086AE8">
          <w:rPr>
            <w:rStyle w:val="Hyperlink"/>
            <w:rFonts w:cs="Times New Roman"/>
            <w:noProof/>
            <w:color w:val="auto"/>
          </w:rPr>
          <w:t>1.2</w:t>
        </w:r>
        <w:r w:rsidRPr="00086AE8">
          <w:rPr>
            <w:rFonts w:cs="Times New Roman"/>
            <w:noProof/>
            <w:kern w:val="2"/>
            <w:szCs w:val="24"/>
            <w:lang w:val="en-ID" w:eastAsia="en-ID"/>
            <w14:ligatures w14:val="standardContextual"/>
          </w:rPr>
          <w:tab/>
        </w:r>
        <w:r w:rsidRPr="00086AE8">
          <w:rPr>
            <w:rStyle w:val="Hyperlink"/>
            <w:rFonts w:cs="Times New Roman"/>
            <w:noProof/>
            <w:color w:val="auto"/>
          </w:rPr>
          <w:t>Rumusan Masalah</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_Toc220058947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10</w:t>
        </w:r>
        <w:r w:rsidRPr="00086AE8">
          <w:rPr>
            <w:rFonts w:cs="Times New Roman"/>
            <w:noProof/>
            <w:webHidden/>
          </w:rPr>
          <w:fldChar w:fldCharType="end"/>
        </w:r>
      </w:hyperlink>
    </w:p>
    <w:p w14:paraId="2DC01928" w14:textId="68C93C1F" w:rsidR="00017879" w:rsidRPr="00086AE8" w:rsidRDefault="00017879">
      <w:pPr>
        <w:pStyle w:val="TOC2"/>
        <w:tabs>
          <w:tab w:val="left" w:pos="1200"/>
          <w:tab w:val="right" w:pos="9062"/>
        </w:tabs>
        <w:rPr>
          <w:rFonts w:cs="Times New Roman"/>
          <w:noProof/>
          <w:kern w:val="2"/>
          <w:szCs w:val="24"/>
          <w:lang w:val="en-ID" w:eastAsia="en-ID"/>
          <w14:ligatures w14:val="standardContextual"/>
        </w:rPr>
      </w:pPr>
      <w:hyperlink w:anchor="_Toc220058948" w:history="1">
        <w:r w:rsidRPr="00086AE8">
          <w:rPr>
            <w:rStyle w:val="Hyperlink"/>
            <w:rFonts w:cs="Times New Roman"/>
            <w:noProof/>
            <w:color w:val="auto"/>
          </w:rPr>
          <w:t>1.3</w:t>
        </w:r>
        <w:r w:rsidRPr="00086AE8">
          <w:rPr>
            <w:rFonts w:cs="Times New Roman"/>
            <w:noProof/>
            <w:kern w:val="2"/>
            <w:szCs w:val="24"/>
            <w:lang w:val="en-ID" w:eastAsia="en-ID"/>
            <w14:ligatures w14:val="standardContextual"/>
          </w:rPr>
          <w:tab/>
        </w:r>
        <w:r w:rsidRPr="00086AE8">
          <w:rPr>
            <w:rStyle w:val="Hyperlink"/>
            <w:rFonts w:cs="Times New Roman"/>
            <w:noProof/>
            <w:color w:val="auto"/>
          </w:rPr>
          <w:t>Batasan Masalah</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_Toc220058948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10</w:t>
        </w:r>
        <w:r w:rsidRPr="00086AE8">
          <w:rPr>
            <w:rFonts w:cs="Times New Roman"/>
            <w:noProof/>
            <w:webHidden/>
          </w:rPr>
          <w:fldChar w:fldCharType="end"/>
        </w:r>
      </w:hyperlink>
    </w:p>
    <w:p w14:paraId="3D91DCD0" w14:textId="28B98645" w:rsidR="00017879" w:rsidRPr="00086AE8" w:rsidRDefault="00017879">
      <w:pPr>
        <w:pStyle w:val="TOC2"/>
        <w:tabs>
          <w:tab w:val="left" w:pos="1200"/>
          <w:tab w:val="right" w:pos="9062"/>
        </w:tabs>
        <w:rPr>
          <w:rFonts w:cs="Times New Roman"/>
          <w:noProof/>
          <w:kern w:val="2"/>
          <w:szCs w:val="24"/>
          <w:lang w:val="en-ID" w:eastAsia="en-ID"/>
          <w14:ligatures w14:val="standardContextual"/>
        </w:rPr>
      </w:pPr>
      <w:hyperlink w:anchor="_Toc220058949" w:history="1">
        <w:r w:rsidRPr="00086AE8">
          <w:rPr>
            <w:rStyle w:val="Hyperlink"/>
            <w:rFonts w:cs="Times New Roman"/>
            <w:noProof/>
            <w:color w:val="auto"/>
          </w:rPr>
          <w:t>1.4</w:t>
        </w:r>
        <w:r w:rsidRPr="00086AE8">
          <w:rPr>
            <w:rFonts w:cs="Times New Roman"/>
            <w:noProof/>
            <w:kern w:val="2"/>
            <w:szCs w:val="24"/>
            <w:lang w:val="en-ID" w:eastAsia="en-ID"/>
            <w14:ligatures w14:val="standardContextual"/>
          </w:rPr>
          <w:tab/>
        </w:r>
        <w:r w:rsidRPr="00086AE8">
          <w:rPr>
            <w:rStyle w:val="Hyperlink"/>
            <w:rFonts w:cs="Times New Roman"/>
            <w:noProof/>
            <w:color w:val="auto"/>
          </w:rPr>
          <w:t>Tujuan</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_Toc220058949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10</w:t>
        </w:r>
        <w:r w:rsidRPr="00086AE8">
          <w:rPr>
            <w:rFonts w:cs="Times New Roman"/>
            <w:noProof/>
            <w:webHidden/>
          </w:rPr>
          <w:fldChar w:fldCharType="end"/>
        </w:r>
      </w:hyperlink>
    </w:p>
    <w:p w14:paraId="1FD0E3C4" w14:textId="4AF8EE22" w:rsidR="00017879" w:rsidRPr="00086AE8" w:rsidRDefault="00017879">
      <w:pPr>
        <w:pStyle w:val="TOC2"/>
        <w:tabs>
          <w:tab w:val="left" w:pos="1200"/>
          <w:tab w:val="right" w:pos="9062"/>
        </w:tabs>
        <w:rPr>
          <w:rFonts w:cs="Times New Roman"/>
          <w:noProof/>
          <w:kern w:val="2"/>
          <w:szCs w:val="24"/>
          <w:lang w:val="en-ID" w:eastAsia="en-ID"/>
          <w14:ligatures w14:val="standardContextual"/>
        </w:rPr>
      </w:pPr>
      <w:hyperlink w:anchor="_Toc220058950" w:history="1">
        <w:r w:rsidRPr="00086AE8">
          <w:rPr>
            <w:rStyle w:val="Hyperlink"/>
            <w:rFonts w:cs="Times New Roman"/>
            <w:noProof/>
            <w:color w:val="auto"/>
          </w:rPr>
          <w:t>1.5</w:t>
        </w:r>
        <w:r w:rsidRPr="00086AE8">
          <w:rPr>
            <w:rFonts w:cs="Times New Roman"/>
            <w:noProof/>
            <w:kern w:val="2"/>
            <w:szCs w:val="24"/>
            <w:lang w:val="en-ID" w:eastAsia="en-ID"/>
            <w14:ligatures w14:val="standardContextual"/>
          </w:rPr>
          <w:tab/>
        </w:r>
        <w:r w:rsidRPr="00086AE8">
          <w:rPr>
            <w:rStyle w:val="Hyperlink"/>
            <w:rFonts w:cs="Times New Roman"/>
            <w:noProof/>
            <w:color w:val="auto"/>
          </w:rPr>
          <w:t>Manfaat</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_Toc220058950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10</w:t>
        </w:r>
        <w:r w:rsidRPr="00086AE8">
          <w:rPr>
            <w:rFonts w:cs="Times New Roman"/>
            <w:noProof/>
            <w:webHidden/>
          </w:rPr>
          <w:fldChar w:fldCharType="end"/>
        </w:r>
      </w:hyperlink>
    </w:p>
    <w:p w14:paraId="2BBEA5A1" w14:textId="4FCB0733" w:rsidR="00017879" w:rsidRPr="00086AE8" w:rsidRDefault="00017879">
      <w:pPr>
        <w:pStyle w:val="TOC1"/>
        <w:tabs>
          <w:tab w:val="left" w:pos="1440"/>
          <w:tab w:val="right" w:pos="9062"/>
        </w:tabs>
        <w:rPr>
          <w:rFonts w:cs="Times New Roman"/>
          <w:noProof/>
          <w:kern w:val="2"/>
          <w:sz w:val="24"/>
          <w:szCs w:val="24"/>
          <w:lang w:val="en-ID" w:eastAsia="en-ID"/>
          <w14:ligatures w14:val="standardContextual"/>
        </w:rPr>
      </w:pPr>
      <w:hyperlink w:anchor="_Toc220058951" w:history="1">
        <w:r w:rsidRPr="00086AE8">
          <w:rPr>
            <w:rStyle w:val="Hyperlink"/>
            <w:rFonts w:cs="Times New Roman"/>
            <w:noProof/>
            <w:color w:val="auto"/>
          </w:rPr>
          <w:t>BAB 2</w:t>
        </w:r>
        <w:r w:rsidRPr="00086AE8">
          <w:rPr>
            <w:rFonts w:cs="Times New Roman"/>
            <w:noProof/>
            <w:kern w:val="2"/>
            <w:sz w:val="24"/>
            <w:szCs w:val="24"/>
            <w:lang w:val="en-ID" w:eastAsia="en-ID"/>
            <w14:ligatures w14:val="standardContextual"/>
          </w:rPr>
          <w:tab/>
        </w:r>
        <w:r w:rsidRPr="00086AE8">
          <w:rPr>
            <w:rStyle w:val="Hyperlink"/>
            <w:rFonts w:cs="Times New Roman"/>
            <w:noProof/>
            <w:color w:val="auto"/>
          </w:rPr>
          <w:t>TINJAUAN PUSTAKA</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_Toc220058951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11</w:t>
        </w:r>
        <w:r w:rsidRPr="00086AE8">
          <w:rPr>
            <w:rFonts w:cs="Times New Roman"/>
            <w:noProof/>
            <w:webHidden/>
          </w:rPr>
          <w:fldChar w:fldCharType="end"/>
        </w:r>
      </w:hyperlink>
    </w:p>
    <w:p w14:paraId="4BE4D9A5" w14:textId="4007EA7E" w:rsidR="00017879" w:rsidRPr="00086AE8" w:rsidRDefault="00017879">
      <w:pPr>
        <w:pStyle w:val="TOC2"/>
        <w:tabs>
          <w:tab w:val="left" w:pos="1200"/>
          <w:tab w:val="right" w:pos="9062"/>
        </w:tabs>
        <w:rPr>
          <w:rFonts w:cs="Times New Roman"/>
          <w:noProof/>
          <w:kern w:val="2"/>
          <w:szCs w:val="24"/>
          <w:lang w:val="en-ID" w:eastAsia="en-ID"/>
          <w14:ligatures w14:val="standardContextual"/>
        </w:rPr>
      </w:pPr>
      <w:hyperlink w:anchor="_Toc220058952" w:history="1">
        <w:r w:rsidRPr="00086AE8">
          <w:rPr>
            <w:rStyle w:val="Hyperlink"/>
            <w:rFonts w:cs="Times New Roman"/>
            <w:noProof/>
            <w:color w:val="auto"/>
          </w:rPr>
          <w:t>2.1</w:t>
        </w:r>
        <w:r w:rsidRPr="00086AE8">
          <w:rPr>
            <w:rFonts w:cs="Times New Roman"/>
            <w:noProof/>
            <w:kern w:val="2"/>
            <w:szCs w:val="24"/>
            <w:lang w:val="en-ID" w:eastAsia="en-ID"/>
            <w14:ligatures w14:val="standardContextual"/>
          </w:rPr>
          <w:tab/>
        </w:r>
        <w:r w:rsidRPr="00086AE8">
          <w:rPr>
            <w:rStyle w:val="Hyperlink"/>
            <w:rFonts w:cs="Times New Roman"/>
            <w:noProof/>
            <w:color w:val="auto"/>
          </w:rPr>
          <w:t>Hasil Penelitian Terdahulu</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_Toc220058952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11</w:t>
        </w:r>
        <w:r w:rsidRPr="00086AE8">
          <w:rPr>
            <w:rFonts w:cs="Times New Roman"/>
            <w:noProof/>
            <w:webHidden/>
          </w:rPr>
          <w:fldChar w:fldCharType="end"/>
        </w:r>
      </w:hyperlink>
    </w:p>
    <w:p w14:paraId="257E65B6" w14:textId="5FB67E16" w:rsidR="00017879" w:rsidRPr="00086AE8" w:rsidRDefault="00017879">
      <w:pPr>
        <w:pStyle w:val="TOC2"/>
        <w:tabs>
          <w:tab w:val="left" w:pos="1200"/>
          <w:tab w:val="right" w:pos="9062"/>
        </w:tabs>
        <w:rPr>
          <w:rFonts w:cs="Times New Roman"/>
          <w:noProof/>
          <w:kern w:val="2"/>
          <w:szCs w:val="24"/>
          <w:lang w:val="en-ID" w:eastAsia="en-ID"/>
          <w14:ligatures w14:val="standardContextual"/>
        </w:rPr>
      </w:pPr>
      <w:hyperlink w:anchor="_Toc220058953" w:history="1">
        <w:r w:rsidRPr="00086AE8">
          <w:rPr>
            <w:rStyle w:val="Hyperlink"/>
            <w:rFonts w:cs="Times New Roman"/>
            <w:noProof/>
            <w:color w:val="auto"/>
          </w:rPr>
          <w:t>2.2</w:t>
        </w:r>
        <w:r w:rsidRPr="00086AE8">
          <w:rPr>
            <w:rFonts w:cs="Times New Roman"/>
            <w:noProof/>
            <w:kern w:val="2"/>
            <w:szCs w:val="24"/>
            <w:lang w:val="en-ID" w:eastAsia="en-ID"/>
            <w14:ligatures w14:val="standardContextual"/>
          </w:rPr>
          <w:tab/>
        </w:r>
        <w:r w:rsidRPr="00086AE8">
          <w:rPr>
            <w:rStyle w:val="Hyperlink"/>
            <w:rFonts w:cs="Times New Roman"/>
            <w:noProof/>
            <w:color w:val="auto"/>
          </w:rPr>
          <w:t>Dasar Teori</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_Toc220058953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12</w:t>
        </w:r>
        <w:r w:rsidRPr="00086AE8">
          <w:rPr>
            <w:rFonts w:cs="Times New Roman"/>
            <w:noProof/>
            <w:webHidden/>
          </w:rPr>
          <w:fldChar w:fldCharType="end"/>
        </w:r>
      </w:hyperlink>
    </w:p>
    <w:p w14:paraId="7D10B7A1" w14:textId="38BA5D58"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54" w:history="1">
        <w:r w:rsidRPr="00086AE8">
          <w:rPr>
            <w:rStyle w:val="Hyperlink"/>
            <w:rFonts w:cs="Times New Roman"/>
            <w:noProof/>
            <w:color w:val="auto"/>
          </w:rPr>
          <w:t>2.2.1</w:t>
        </w:r>
        <w:r w:rsidRPr="00086AE8">
          <w:rPr>
            <w:rFonts w:cs="Times New Roman"/>
            <w:noProof/>
            <w:kern w:val="2"/>
            <w:szCs w:val="24"/>
            <w:lang w:val="en-ID" w:eastAsia="en-ID"/>
            <w14:ligatures w14:val="standardContextual"/>
          </w:rPr>
          <w:tab/>
        </w:r>
        <w:r w:rsidRPr="00086AE8">
          <w:rPr>
            <w:rStyle w:val="Hyperlink"/>
            <w:rFonts w:cs="Times New Roman"/>
            <w:noProof/>
            <w:color w:val="auto"/>
          </w:rPr>
          <w:t>Business Process Model and Notation</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_Toc220058954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12</w:t>
        </w:r>
        <w:r w:rsidRPr="00086AE8">
          <w:rPr>
            <w:rFonts w:cs="Times New Roman"/>
            <w:noProof/>
            <w:webHidden/>
          </w:rPr>
          <w:fldChar w:fldCharType="end"/>
        </w:r>
      </w:hyperlink>
    </w:p>
    <w:p w14:paraId="05618464" w14:textId="554F1CBB"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55" w:history="1">
        <w:r w:rsidRPr="00086AE8">
          <w:rPr>
            <w:rStyle w:val="Hyperlink"/>
            <w:rFonts w:cs="Times New Roman"/>
            <w:noProof/>
            <w:color w:val="auto"/>
          </w:rPr>
          <w:t>2.2.2</w:t>
        </w:r>
        <w:r w:rsidRPr="00086AE8">
          <w:rPr>
            <w:rFonts w:cs="Times New Roman"/>
            <w:noProof/>
            <w:kern w:val="2"/>
            <w:szCs w:val="24"/>
            <w:lang w:val="en-ID" w:eastAsia="en-ID"/>
            <w14:ligatures w14:val="standardContextual"/>
          </w:rPr>
          <w:tab/>
        </w:r>
        <w:r w:rsidRPr="00086AE8">
          <w:rPr>
            <w:rStyle w:val="Hyperlink"/>
            <w:rFonts w:cs="Times New Roman"/>
            <w:noProof/>
            <w:color w:val="auto"/>
          </w:rPr>
          <w:t>React.js</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_Toc220058955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13</w:t>
        </w:r>
        <w:r w:rsidRPr="00086AE8">
          <w:rPr>
            <w:rFonts w:cs="Times New Roman"/>
            <w:noProof/>
            <w:webHidden/>
          </w:rPr>
          <w:fldChar w:fldCharType="end"/>
        </w:r>
      </w:hyperlink>
    </w:p>
    <w:p w14:paraId="0920AF32" w14:textId="54111821"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56" w:history="1">
        <w:r w:rsidRPr="00086AE8">
          <w:rPr>
            <w:rStyle w:val="Hyperlink"/>
            <w:rFonts w:cs="Times New Roman"/>
            <w:noProof/>
            <w:color w:val="auto"/>
          </w:rPr>
          <w:t>2.2.3</w:t>
        </w:r>
        <w:r w:rsidRPr="00086AE8">
          <w:rPr>
            <w:rFonts w:cs="Times New Roman"/>
            <w:noProof/>
            <w:kern w:val="2"/>
            <w:szCs w:val="24"/>
            <w:lang w:val="en-ID" w:eastAsia="en-ID"/>
            <w14:ligatures w14:val="standardContextual"/>
          </w:rPr>
          <w:tab/>
        </w:r>
        <w:r w:rsidRPr="00086AE8">
          <w:rPr>
            <w:rStyle w:val="Hyperlink"/>
            <w:rFonts w:cs="Times New Roman"/>
            <w:noProof/>
            <w:color w:val="auto"/>
          </w:rPr>
          <w:t>Model Driven Engineering ( MDE )</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_Toc220058956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14</w:t>
        </w:r>
        <w:r w:rsidRPr="00086AE8">
          <w:rPr>
            <w:rFonts w:cs="Times New Roman"/>
            <w:noProof/>
            <w:webHidden/>
          </w:rPr>
          <w:fldChar w:fldCharType="end"/>
        </w:r>
      </w:hyperlink>
    </w:p>
    <w:p w14:paraId="45EDD3DA" w14:textId="20E87FA6"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57" w:history="1">
        <w:r w:rsidRPr="00086AE8">
          <w:rPr>
            <w:rStyle w:val="Hyperlink"/>
            <w:rFonts w:cs="Times New Roman"/>
            <w:noProof/>
            <w:color w:val="auto"/>
          </w:rPr>
          <w:t>2.2.4</w:t>
        </w:r>
        <w:r w:rsidRPr="00086AE8">
          <w:rPr>
            <w:rFonts w:cs="Times New Roman"/>
            <w:noProof/>
            <w:kern w:val="2"/>
            <w:szCs w:val="24"/>
            <w:lang w:val="en-ID" w:eastAsia="en-ID"/>
            <w14:ligatures w14:val="standardContextual"/>
          </w:rPr>
          <w:tab/>
        </w:r>
        <w:r w:rsidRPr="00086AE8">
          <w:rPr>
            <w:rStyle w:val="Hyperlink"/>
            <w:rFonts w:cs="Times New Roman"/>
            <w:noProof/>
            <w:color w:val="auto"/>
          </w:rPr>
          <w:t>Rule Map</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_Toc220058957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14</w:t>
        </w:r>
        <w:r w:rsidRPr="00086AE8">
          <w:rPr>
            <w:rFonts w:cs="Times New Roman"/>
            <w:noProof/>
            <w:webHidden/>
          </w:rPr>
          <w:fldChar w:fldCharType="end"/>
        </w:r>
      </w:hyperlink>
    </w:p>
    <w:p w14:paraId="4FE51EFF" w14:textId="4D3BF6ED"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58" w:history="1">
        <w:r w:rsidRPr="00086AE8">
          <w:rPr>
            <w:rStyle w:val="Hyperlink"/>
            <w:rFonts w:cs="Times New Roman"/>
            <w:noProof/>
            <w:color w:val="auto"/>
          </w:rPr>
          <w:t>2.2.5</w:t>
        </w:r>
        <w:r w:rsidRPr="00086AE8">
          <w:rPr>
            <w:rFonts w:cs="Times New Roman"/>
            <w:noProof/>
            <w:kern w:val="2"/>
            <w:szCs w:val="24"/>
            <w:lang w:val="en-ID" w:eastAsia="en-ID"/>
            <w14:ligatures w14:val="standardContextual"/>
          </w:rPr>
          <w:tab/>
        </w:r>
        <w:r w:rsidRPr="00086AE8">
          <w:rPr>
            <w:rStyle w:val="Hyperlink"/>
            <w:rFonts w:cs="Times New Roman"/>
            <w:i/>
            <w:iCs/>
            <w:noProof/>
            <w:color w:val="auto"/>
          </w:rPr>
          <w:t xml:space="preserve">Large Language Model </w:t>
        </w:r>
        <w:r w:rsidRPr="00086AE8">
          <w:rPr>
            <w:rStyle w:val="Hyperlink"/>
            <w:rFonts w:cs="Times New Roman"/>
            <w:noProof/>
            <w:color w:val="auto"/>
          </w:rPr>
          <w:t>( LLM )</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_Toc220058958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18</w:t>
        </w:r>
        <w:r w:rsidRPr="00086AE8">
          <w:rPr>
            <w:rFonts w:cs="Times New Roman"/>
            <w:noProof/>
            <w:webHidden/>
          </w:rPr>
          <w:fldChar w:fldCharType="end"/>
        </w:r>
      </w:hyperlink>
    </w:p>
    <w:p w14:paraId="23E2FD72" w14:textId="1BFDBAF7"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59" w:history="1">
        <w:r w:rsidRPr="00086AE8">
          <w:rPr>
            <w:rStyle w:val="Hyperlink"/>
            <w:rFonts w:cs="Times New Roman"/>
            <w:noProof/>
            <w:color w:val="auto"/>
            <w:lang w:val="en-ID"/>
          </w:rPr>
          <w:t>2.2.6</w:t>
        </w:r>
        <w:r w:rsidRPr="00086AE8">
          <w:rPr>
            <w:rFonts w:cs="Times New Roman"/>
            <w:noProof/>
            <w:kern w:val="2"/>
            <w:szCs w:val="24"/>
            <w:lang w:val="en-ID" w:eastAsia="en-ID"/>
            <w14:ligatures w14:val="standardContextual"/>
          </w:rPr>
          <w:tab/>
        </w:r>
        <w:r w:rsidRPr="00086AE8">
          <w:rPr>
            <w:rStyle w:val="Hyperlink"/>
            <w:rFonts w:cs="Times New Roman"/>
            <w:noProof/>
            <w:color w:val="auto"/>
            <w:lang w:val="en-ID"/>
          </w:rPr>
          <w:t>Chain of Thought</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_Toc220058959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19</w:t>
        </w:r>
        <w:r w:rsidRPr="00086AE8">
          <w:rPr>
            <w:rFonts w:cs="Times New Roman"/>
            <w:noProof/>
            <w:webHidden/>
          </w:rPr>
          <w:fldChar w:fldCharType="end"/>
        </w:r>
      </w:hyperlink>
    </w:p>
    <w:p w14:paraId="5621CBF7" w14:textId="7318E26B"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60" w:history="1">
        <w:r w:rsidRPr="00086AE8">
          <w:rPr>
            <w:rStyle w:val="Hyperlink"/>
            <w:rFonts w:cs="Times New Roman"/>
            <w:noProof/>
            <w:color w:val="auto"/>
            <w:lang w:val="en-ID"/>
          </w:rPr>
          <w:t>2.2.7</w:t>
        </w:r>
        <w:r w:rsidRPr="00086AE8">
          <w:rPr>
            <w:rFonts w:cs="Times New Roman"/>
            <w:noProof/>
            <w:kern w:val="2"/>
            <w:szCs w:val="24"/>
            <w:lang w:val="en-ID" w:eastAsia="en-ID"/>
            <w14:ligatures w14:val="standardContextual"/>
          </w:rPr>
          <w:tab/>
        </w:r>
        <w:r w:rsidRPr="00086AE8">
          <w:rPr>
            <w:rStyle w:val="Hyperlink"/>
            <w:rFonts w:cs="Times New Roman"/>
            <w:noProof/>
            <w:color w:val="auto"/>
            <w:lang w:val="en-ID"/>
          </w:rPr>
          <w:t>Retrieval Augmented Generation</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_Toc220058960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19</w:t>
        </w:r>
        <w:r w:rsidRPr="00086AE8">
          <w:rPr>
            <w:rFonts w:cs="Times New Roman"/>
            <w:noProof/>
            <w:webHidden/>
          </w:rPr>
          <w:fldChar w:fldCharType="end"/>
        </w:r>
      </w:hyperlink>
    </w:p>
    <w:p w14:paraId="699A9C7E" w14:textId="1E63EC84"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61" w:history="1">
        <w:r w:rsidRPr="00086AE8">
          <w:rPr>
            <w:rStyle w:val="Hyperlink"/>
            <w:rFonts w:cs="Times New Roman"/>
            <w:noProof/>
            <w:color w:val="auto"/>
            <w:lang w:val="en-ID"/>
          </w:rPr>
          <w:t>2.2.8</w:t>
        </w:r>
        <w:r w:rsidRPr="00086AE8">
          <w:rPr>
            <w:rFonts w:cs="Times New Roman"/>
            <w:noProof/>
            <w:kern w:val="2"/>
            <w:szCs w:val="24"/>
            <w:lang w:val="en-ID" w:eastAsia="en-ID"/>
            <w14:ligatures w14:val="standardContextual"/>
          </w:rPr>
          <w:tab/>
        </w:r>
        <w:r w:rsidRPr="00086AE8">
          <w:rPr>
            <w:rStyle w:val="Hyperlink"/>
            <w:rFonts w:cs="Times New Roman"/>
            <w:noProof/>
            <w:color w:val="auto"/>
            <w:lang w:val="en-ID"/>
          </w:rPr>
          <w:t>Code Generation</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_Toc220058961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20</w:t>
        </w:r>
        <w:r w:rsidRPr="00086AE8">
          <w:rPr>
            <w:rFonts w:cs="Times New Roman"/>
            <w:noProof/>
            <w:webHidden/>
          </w:rPr>
          <w:fldChar w:fldCharType="end"/>
        </w:r>
      </w:hyperlink>
    </w:p>
    <w:p w14:paraId="6B727ED7" w14:textId="7EF8DBD3" w:rsidR="00017879" w:rsidRPr="00086AE8" w:rsidRDefault="00017879">
      <w:pPr>
        <w:pStyle w:val="TOC1"/>
        <w:tabs>
          <w:tab w:val="left" w:pos="1440"/>
          <w:tab w:val="right" w:pos="9062"/>
        </w:tabs>
        <w:rPr>
          <w:rFonts w:cs="Times New Roman"/>
          <w:noProof/>
          <w:kern w:val="2"/>
          <w:sz w:val="24"/>
          <w:szCs w:val="24"/>
          <w:lang w:val="en-ID" w:eastAsia="en-ID"/>
          <w14:ligatures w14:val="standardContextual"/>
        </w:rPr>
      </w:pPr>
      <w:hyperlink w:anchor="_Toc220058962" w:history="1">
        <w:r w:rsidRPr="00086AE8">
          <w:rPr>
            <w:rStyle w:val="Hyperlink"/>
            <w:rFonts w:cs="Times New Roman"/>
            <w:noProof/>
            <w:color w:val="auto"/>
          </w:rPr>
          <w:t>BAB 3</w:t>
        </w:r>
        <w:r w:rsidRPr="00086AE8">
          <w:rPr>
            <w:rFonts w:cs="Times New Roman"/>
            <w:noProof/>
            <w:kern w:val="2"/>
            <w:sz w:val="24"/>
            <w:szCs w:val="24"/>
            <w:lang w:val="en-ID" w:eastAsia="en-ID"/>
            <w14:ligatures w14:val="standardContextual"/>
          </w:rPr>
          <w:tab/>
        </w:r>
        <w:r w:rsidRPr="00086AE8">
          <w:rPr>
            <w:rStyle w:val="Hyperlink"/>
            <w:rFonts w:cs="Times New Roman"/>
            <w:noProof/>
            <w:color w:val="auto"/>
          </w:rPr>
          <w:t>METODOLOGI</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_Toc220058962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21</w:t>
        </w:r>
        <w:r w:rsidRPr="00086AE8">
          <w:rPr>
            <w:rFonts w:cs="Times New Roman"/>
            <w:noProof/>
            <w:webHidden/>
          </w:rPr>
          <w:fldChar w:fldCharType="end"/>
        </w:r>
      </w:hyperlink>
    </w:p>
    <w:p w14:paraId="2278DB9E" w14:textId="6BF524C4" w:rsidR="00017879" w:rsidRPr="00086AE8" w:rsidRDefault="00017879">
      <w:pPr>
        <w:pStyle w:val="TOC2"/>
        <w:tabs>
          <w:tab w:val="left" w:pos="1200"/>
          <w:tab w:val="right" w:pos="9062"/>
        </w:tabs>
        <w:rPr>
          <w:rFonts w:cs="Times New Roman"/>
          <w:noProof/>
          <w:kern w:val="2"/>
          <w:szCs w:val="24"/>
          <w:lang w:val="en-ID" w:eastAsia="en-ID"/>
          <w14:ligatures w14:val="standardContextual"/>
        </w:rPr>
      </w:pPr>
      <w:hyperlink w:anchor="_Toc220058963" w:history="1">
        <w:r w:rsidRPr="00086AE8">
          <w:rPr>
            <w:rStyle w:val="Hyperlink"/>
            <w:rFonts w:cs="Times New Roman"/>
            <w:noProof/>
            <w:color w:val="auto"/>
          </w:rPr>
          <w:t>3.1</w:t>
        </w:r>
        <w:r w:rsidRPr="00086AE8">
          <w:rPr>
            <w:rFonts w:cs="Times New Roman"/>
            <w:noProof/>
            <w:kern w:val="2"/>
            <w:szCs w:val="24"/>
            <w:lang w:val="en-ID" w:eastAsia="en-ID"/>
            <w14:ligatures w14:val="standardContextual"/>
          </w:rPr>
          <w:tab/>
        </w:r>
        <w:r w:rsidRPr="00086AE8">
          <w:rPr>
            <w:rStyle w:val="Hyperlink"/>
            <w:rFonts w:cs="Times New Roman"/>
            <w:noProof/>
            <w:color w:val="auto"/>
          </w:rPr>
          <w:t>Alur Metodologi Penelitian</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_Toc220058963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21</w:t>
        </w:r>
        <w:r w:rsidRPr="00086AE8">
          <w:rPr>
            <w:rFonts w:cs="Times New Roman"/>
            <w:noProof/>
            <w:webHidden/>
          </w:rPr>
          <w:fldChar w:fldCharType="end"/>
        </w:r>
      </w:hyperlink>
    </w:p>
    <w:p w14:paraId="118E0A41" w14:textId="5C77A7AC"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64" w:history="1">
        <w:r w:rsidRPr="00086AE8">
          <w:rPr>
            <w:rStyle w:val="Hyperlink"/>
            <w:rFonts w:cs="Times New Roman"/>
            <w:noProof/>
            <w:color w:val="auto"/>
          </w:rPr>
          <w:t>3.1.1</w:t>
        </w:r>
        <w:r w:rsidRPr="00086AE8">
          <w:rPr>
            <w:rFonts w:cs="Times New Roman"/>
            <w:noProof/>
            <w:kern w:val="2"/>
            <w:szCs w:val="24"/>
            <w:lang w:val="en-ID" w:eastAsia="en-ID"/>
            <w14:ligatures w14:val="standardContextual"/>
          </w:rPr>
          <w:tab/>
        </w:r>
        <w:r w:rsidRPr="00086AE8">
          <w:rPr>
            <w:rStyle w:val="Hyperlink"/>
            <w:rFonts w:cs="Times New Roman"/>
            <w:noProof/>
            <w:color w:val="auto"/>
          </w:rPr>
          <w:t>Tahap 1: Persiapan Dataset</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_Toc220058964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22</w:t>
        </w:r>
        <w:r w:rsidRPr="00086AE8">
          <w:rPr>
            <w:rFonts w:cs="Times New Roman"/>
            <w:noProof/>
            <w:webHidden/>
          </w:rPr>
          <w:fldChar w:fldCharType="end"/>
        </w:r>
      </w:hyperlink>
    </w:p>
    <w:p w14:paraId="112C0887" w14:textId="3CBFA518"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65" w:history="1">
        <w:r w:rsidRPr="00086AE8">
          <w:rPr>
            <w:rStyle w:val="Hyperlink"/>
            <w:rFonts w:cs="Times New Roman"/>
            <w:noProof/>
            <w:color w:val="auto"/>
          </w:rPr>
          <w:t>3.1.2</w:t>
        </w:r>
        <w:r w:rsidRPr="00086AE8">
          <w:rPr>
            <w:rFonts w:cs="Times New Roman"/>
            <w:noProof/>
            <w:kern w:val="2"/>
            <w:szCs w:val="24"/>
            <w:lang w:val="en-ID" w:eastAsia="en-ID"/>
            <w14:ligatures w14:val="standardContextual"/>
          </w:rPr>
          <w:tab/>
        </w:r>
        <w:r w:rsidRPr="00086AE8">
          <w:rPr>
            <w:rStyle w:val="Hyperlink"/>
            <w:rFonts w:cs="Times New Roman"/>
            <w:noProof/>
            <w:color w:val="auto"/>
          </w:rPr>
          <w:t>Tahap 2: Pemrosesan LLM</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_Toc220058965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24</w:t>
        </w:r>
        <w:r w:rsidRPr="00086AE8">
          <w:rPr>
            <w:rFonts w:cs="Times New Roman"/>
            <w:noProof/>
            <w:webHidden/>
          </w:rPr>
          <w:fldChar w:fldCharType="end"/>
        </w:r>
      </w:hyperlink>
    </w:p>
    <w:p w14:paraId="614FDD43" w14:textId="28A51567"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66" w:history="1">
        <w:r w:rsidRPr="00086AE8">
          <w:rPr>
            <w:rStyle w:val="Hyperlink"/>
            <w:rFonts w:cs="Times New Roman"/>
            <w:noProof/>
            <w:color w:val="auto"/>
          </w:rPr>
          <w:t>3.1.3</w:t>
        </w:r>
        <w:r w:rsidRPr="00086AE8">
          <w:rPr>
            <w:rFonts w:cs="Times New Roman"/>
            <w:noProof/>
            <w:kern w:val="2"/>
            <w:szCs w:val="24"/>
            <w:lang w:val="en-ID" w:eastAsia="en-ID"/>
            <w14:ligatures w14:val="standardContextual"/>
          </w:rPr>
          <w:tab/>
        </w:r>
        <w:r w:rsidRPr="00086AE8">
          <w:rPr>
            <w:rStyle w:val="Hyperlink"/>
            <w:rFonts w:cs="Times New Roman"/>
            <w:noProof/>
            <w:color w:val="auto"/>
          </w:rPr>
          <w:t>Tahap 3: Perancangan Automatic Code Generator</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_Toc220058966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26</w:t>
        </w:r>
        <w:r w:rsidRPr="00086AE8">
          <w:rPr>
            <w:rFonts w:cs="Times New Roman"/>
            <w:noProof/>
            <w:webHidden/>
          </w:rPr>
          <w:fldChar w:fldCharType="end"/>
        </w:r>
      </w:hyperlink>
    </w:p>
    <w:p w14:paraId="4FE83259" w14:textId="19C25523" w:rsidR="00017879" w:rsidRPr="00086AE8" w:rsidRDefault="00017879">
      <w:pPr>
        <w:pStyle w:val="TOC2"/>
        <w:tabs>
          <w:tab w:val="left" w:pos="1200"/>
          <w:tab w:val="right" w:pos="9062"/>
        </w:tabs>
        <w:rPr>
          <w:rFonts w:cs="Times New Roman"/>
          <w:noProof/>
          <w:kern w:val="2"/>
          <w:szCs w:val="24"/>
          <w:lang w:val="en-ID" w:eastAsia="en-ID"/>
          <w14:ligatures w14:val="standardContextual"/>
        </w:rPr>
      </w:pPr>
      <w:hyperlink w:anchor="_Toc220058967" w:history="1">
        <w:r w:rsidRPr="00086AE8">
          <w:rPr>
            <w:rStyle w:val="Hyperlink"/>
            <w:rFonts w:cs="Times New Roman"/>
            <w:noProof/>
            <w:color w:val="auto"/>
          </w:rPr>
          <w:t>3.2</w:t>
        </w:r>
        <w:r w:rsidRPr="00086AE8">
          <w:rPr>
            <w:rFonts w:cs="Times New Roman"/>
            <w:noProof/>
            <w:kern w:val="2"/>
            <w:szCs w:val="24"/>
            <w:lang w:val="en-ID" w:eastAsia="en-ID"/>
            <w14:ligatures w14:val="standardContextual"/>
          </w:rPr>
          <w:tab/>
        </w:r>
        <w:r w:rsidRPr="00086AE8">
          <w:rPr>
            <w:rStyle w:val="Hyperlink"/>
            <w:rFonts w:cs="Times New Roman"/>
            <w:noProof/>
            <w:color w:val="auto"/>
          </w:rPr>
          <w:t>Metode yang digunakan</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_Toc220058967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26</w:t>
        </w:r>
        <w:r w:rsidRPr="00086AE8">
          <w:rPr>
            <w:rFonts w:cs="Times New Roman"/>
            <w:noProof/>
            <w:webHidden/>
          </w:rPr>
          <w:fldChar w:fldCharType="end"/>
        </w:r>
      </w:hyperlink>
    </w:p>
    <w:p w14:paraId="19E06676" w14:textId="3A9DF0A9"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68" w:history="1">
        <w:r w:rsidRPr="00086AE8">
          <w:rPr>
            <w:rStyle w:val="Hyperlink"/>
            <w:rFonts w:cs="Times New Roman"/>
            <w:noProof/>
            <w:color w:val="auto"/>
          </w:rPr>
          <w:t>3.2.1</w:t>
        </w:r>
        <w:r w:rsidRPr="00086AE8">
          <w:rPr>
            <w:rFonts w:cs="Times New Roman"/>
            <w:noProof/>
            <w:kern w:val="2"/>
            <w:szCs w:val="24"/>
            <w:lang w:val="en-ID" w:eastAsia="en-ID"/>
            <w14:ligatures w14:val="standardContextual"/>
          </w:rPr>
          <w:tab/>
        </w:r>
        <w:r w:rsidRPr="00086AE8">
          <w:rPr>
            <w:rStyle w:val="Hyperlink"/>
            <w:rFonts w:cs="Times New Roman"/>
            <w:noProof/>
            <w:color w:val="auto"/>
          </w:rPr>
          <w:t>Representasi BPMN ke Intermediate Representation</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_Toc220058968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26</w:t>
        </w:r>
        <w:r w:rsidRPr="00086AE8">
          <w:rPr>
            <w:rFonts w:cs="Times New Roman"/>
            <w:noProof/>
            <w:webHidden/>
          </w:rPr>
          <w:fldChar w:fldCharType="end"/>
        </w:r>
      </w:hyperlink>
    </w:p>
    <w:p w14:paraId="50C78672" w14:textId="504FB570"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69" w:history="1">
        <w:r w:rsidRPr="00086AE8">
          <w:rPr>
            <w:rStyle w:val="Hyperlink"/>
            <w:rFonts w:cs="Times New Roman"/>
            <w:noProof/>
            <w:color w:val="auto"/>
          </w:rPr>
          <w:t>3.2.2</w:t>
        </w:r>
        <w:r w:rsidRPr="00086AE8">
          <w:rPr>
            <w:rFonts w:cs="Times New Roman"/>
            <w:noProof/>
            <w:kern w:val="2"/>
            <w:szCs w:val="24"/>
            <w:lang w:val="en-ID" w:eastAsia="en-ID"/>
            <w14:ligatures w14:val="standardContextual"/>
          </w:rPr>
          <w:tab/>
        </w:r>
        <w:r w:rsidRPr="00086AE8">
          <w:rPr>
            <w:rStyle w:val="Hyperlink"/>
            <w:rFonts w:cs="Times New Roman"/>
            <w:noProof/>
            <w:color w:val="auto"/>
          </w:rPr>
          <w:t>Fine Tuning LLM</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_Toc220058969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32</w:t>
        </w:r>
        <w:r w:rsidRPr="00086AE8">
          <w:rPr>
            <w:rFonts w:cs="Times New Roman"/>
            <w:noProof/>
            <w:webHidden/>
          </w:rPr>
          <w:fldChar w:fldCharType="end"/>
        </w:r>
      </w:hyperlink>
    </w:p>
    <w:p w14:paraId="117DAB7E" w14:textId="4D71C05A" w:rsidR="00017879" w:rsidRPr="00086AE8" w:rsidRDefault="00017879">
      <w:pPr>
        <w:pStyle w:val="TOC3"/>
        <w:tabs>
          <w:tab w:val="left" w:pos="1680"/>
          <w:tab w:val="right" w:pos="9062"/>
        </w:tabs>
        <w:rPr>
          <w:rFonts w:cs="Times New Roman"/>
          <w:noProof/>
          <w:kern w:val="2"/>
          <w:szCs w:val="24"/>
          <w:lang w:val="en-ID" w:eastAsia="en-ID"/>
          <w14:ligatures w14:val="standardContextual"/>
        </w:rPr>
      </w:pPr>
      <w:hyperlink w:anchor="_Toc220058970" w:history="1">
        <w:r w:rsidRPr="00086AE8">
          <w:rPr>
            <w:rStyle w:val="Hyperlink"/>
            <w:rFonts w:cs="Times New Roman"/>
            <w:noProof/>
            <w:color w:val="auto"/>
          </w:rPr>
          <w:t>3.2.3</w:t>
        </w:r>
        <w:r w:rsidRPr="00086AE8">
          <w:rPr>
            <w:rFonts w:cs="Times New Roman"/>
            <w:noProof/>
            <w:kern w:val="2"/>
            <w:szCs w:val="24"/>
            <w:lang w:val="en-ID" w:eastAsia="en-ID"/>
            <w14:ligatures w14:val="standardContextual"/>
          </w:rPr>
          <w:tab/>
        </w:r>
        <w:r w:rsidRPr="00086AE8">
          <w:rPr>
            <w:rStyle w:val="Hyperlink"/>
            <w:rFonts w:cs="Times New Roman"/>
            <w:noProof/>
            <w:color w:val="auto"/>
          </w:rPr>
          <w:t>Retrieval-Augmented Generation</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_Toc220058970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34</w:t>
        </w:r>
        <w:r w:rsidRPr="00086AE8">
          <w:rPr>
            <w:rFonts w:cs="Times New Roman"/>
            <w:noProof/>
            <w:webHidden/>
          </w:rPr>
          <w:fldChar w:fldCharType="end"/>
        </w:r>
      </w:hyperlink>
    </w:p>
    <w:p w14:paraId="1D28BFB7" w14:textId="66A5CA82" w:rsidR="00017879" w:rsidRPr="00086AE8" w:rsidRDefault="00017879">
      <w:pPr>
        <w:pStyle w:val="TOC2"/>
        <w:tabs>
          <w:tab w:val="left" w:pos="1200"/>
          <w:tab w:val="right" w:pos="9062"/>
        </w:tabs>
        <w:rPr>
          <w:rFonts w:cs="Times New Roman"/>
          <w:noProof/>
          <w:kern w:val="2"/>
          <w:szCs w:val="24"/>
          <w:lang w:val="en-ID" w:eastAsia="en-ID"/>
          <w14:ligatures w14:val="standardContextual"/>
        </w:rPr>
      </w:pPr>
      <w:hyperlink w:anchor="_Toc220058971" w:history="1">
        <w:r w:rsidRPr="00086AE8">
          <w:rPr>
            <w:rStyle w:val="Hyperlink"/>
            <w:rFonts w:cs="Times New Roman"/>
            <w:noProof/>
            <w:color w:val="auto"/>
          </w:rPr>
          <w:t>3.3</w:t>
        </w:r>
        <w:r w:rsidRPr="00086AE8">
          <w:rPr>
            <w:rFonts w:cs="Times New Roman"/>
            <w:noProof/>
            <w:kern w:val="2"/>
            <w:szCs w:val="24"/>
            <w:lang w:val="en-ID" w:eastAsia="en-ID"/>
            <w14:ligatures w14:val="standardContextual"/>
          </w:rPr>
          <w:tab/>
        </w:r>
        <w:r w:rsidRPr="00086AE8">
          <w:rPr>
            <w:rStyle w:val="Hyperlink"/>
            <w:rFonts w:cs="Times New Roman"/>
            <w:noProof/>
            <w:color w:val="auto"/>
          </w:rPr>
          <w:t>Lingkungan Perangkat Keras dan Perangkat Lunak</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_Toc220058971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36</w:t>
        </w:r>
        <w:r w:rsidRPr="00086AE8">
          <w:rPr>
            <w:rFonts w:cs="Times New Roman"/>
            <w:noProof/>
            <w:webHidden/>
          </w:rPr>
          <w:fldChar w:fldCharType="end"/>
        </w:r>
      </w:hyperlink>
    </w:p>
    <w:p w14:paraId="3F4F9923" w14:textId="7824088D" w:rsidR="00017879" w:rsidRPr="00086AE8" w:rsidRDefault="00017879">
      <w:pPr>
        <w:pStyle w:val="TOC2"/>
        <w:tabs>
          <w:tab w:val="left" w:pos="1200"/>
          <w:tab w:val="right" w:pos="9062"/>
        </w:tabs>
        <w:rPr>
          <w:rFonts w:cs="Times New Roman"/>
          <w:noProof/>
          <w:kern w:val="2"/>
          <w:szCs w:val="24"/>
          <w:lang w:val="en-ID" w:eastAsia="en-ID"/>
          <w14:ligatures w14:val="standardContextual"/>
        </w:rPr>
      </w:pPr>
      <w:hyperlink w:anchor="_Toc220058972" w:history="1">
        <w:r w:rsidRPr="00086AE8">
          <w:rPr>
            <w:rStyle w:val="Hyperlink"/>
            <w:rFonts w:cs="Times New Roman"/>
            <w:noProof/>
            <w:color w:val="auto"/>
          </w:rPr>
          <w:t>3.4</w:t>
        </w:r>
        <w:r w:rsidRPr="00086AE8">
          <w:rPr>
            <w:rFonts w:cs="Times New Roman"/>
            <w:noProof/>
            <w:kern w:val="2"/>
            <w:szCs w:val="24"/>
            <w:lang w:val="en-ID" w:eastAsia="en-ID"/>
            <w14:ligatures w14:val="standardContextual"/>
          </w:rPr>
          <w:tab/>
        </w:r>
        <w:r w:rsidRPr="00086AE8">
          <w:rPr>
            <w:rStyle w:val="Hyperlink"/>
            <w:rFonts w:cs="Times New Roman"/>
            <w:noProof/>
            <w:color w:val="auto"/>
          </w:rPr>
          <w:t>Jadwal Pengerjaan</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_Toc220058972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36</w:t>
        </w:r>
        <w:r w:rsidRPr="00086AE8">
          <w:rPr>
            <w:rFonts w:cs="Times New Roman"/>
            <w:noProof/>
            <w:webHidden/>
          </w:rPr>
          <w:fldChar w:fldCharType="end"/>
        </w:r>
      </w:hyperlink>
    </w:p>
    <w:p w14:paraId="6BB29C65" w14:textId="6A769C18" w:rsidR="00017879" w:rsidRPr="00086AE8" w:rsidRDefault="00017879">
      <w:pPr>
        <w:pStyle w:val="TOC1"/>
        <w:tabs>
          <w:tab w:val="left" w:pos="1440"/>
          <w:tab w:val="right" w:pos="9062"/>
        </w:tabs>
        <w:rPr>
          <w:rFonts w:cs="Times New Roman"/>
          <w:noProof/>
          <w:kern w:val="2"/>
          <w:sz w:val="24"/>
          <w:szCs w:val="24"/>
          <w:lang w:val="en-ID" w:eastAsia="en-ID"/>
          <w14:ligatures w14:val="standardContextual"/>
        </w:rPr>
      </w:pPr>
      <w:hyperlink w:anchor="_Toc220058973" w:history="1">
        <w:r w:rsidRPr="00086AE8">
          <w:rPr>
            <w:rStyle w:val="Hyperlink"/>
            <w:rFonts w:cs="Times New Roman"/>
            <w:noProof/>
            <w:color w:val="auto"/>
          </w:rPr>
          <w:t>BAB 4</w:t>
        </w:r>
        <w:r w:rsidRPr="00086AE8">
          <w:rPr>
            <w:rFonts w:cs="Times New Roman"/>
            <w:noProof/>
            <w:kern w:val="2"/>
            <w:sz w:val="24"/>
            <w:szCs w:val="24"/>
            <w:lang w:val="en-ID" w:eastAsia="en-ID"/>
            <w14:ligatures w14:val="standardContextual"/>
          </w:rPr>
          <w:tab/>
        </w:r>
        <w:r w:rsidRPr="00086AE8">
          <w:rPr>
            <w:rStyle w:val="Hyperlink"/>
            <w:rFonts w:cs="Times New Roman"/>
            <w:noProof/>
            <w:color w:val="auto"/>
          </w:rPr>
          <w:t>Daftar Pustaka</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_Toc220058973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37</w:t>
        </w:r>
        <w:r w:rsidRPr="00086AE8">
          <w:rPr>
            <w:rFonts w:cs="Times New Roman"/>
            <w:noProof/>
            <w:webHidden/>
          </w:rPr>
          <w:fldChar w:fldCharType="end"/>
        </w:r>
      </w:hyperlink>
    </w:p>
    <w:p w14:paraId="3E26AFE0" w14:textId="6E98F701" w:rsidR="00017879" w:rsidRPr="00086AE8" w:rsidRDefault="00017879">
      <w:pPr>
        <w:pStyle w:val="TOC1"/>
        <w:tabs>
          <w:tab w:val="right" w:pos="9062"/>
        </w:tabs>
        <w:rPr>
          <w:rFonts w:cs="Times New Roman"/>
          <w:noProof/>
          <w:kern w:val="2"/>
          <w:sz w:val="24"/>
          <w:szCs w:val="24"/>
          <w:lang w:val="en-ID" w:eastAsia="en-ID"/>
          <w14:ligatures w14:val="standardContextual"/>
        </w:rPr>
      </w:pPr>
      <w:hyperlink w:anchor="_Toc220058974" w:history="1">
        <w:r w:rsidRPr="00086AE8">
          <w:rPr>
            <w:rStyle w:val="Hyperlink"/>
            <w:rFonts w:cs="Times New Roman"/>
            <w:noProof/>
            <w:color w:val="auto"/>
          </w:rPr>
          <w:t>LAMPIRAN</w:t>
        </w:r>
        <w:r w:rsidRPr="00086AE8">
          <w:rPr>
            <w:rFonts w:cs="Times New Roman"/>
            <w:noProof/>
            <w:webHidden/>
          </w:rPr>
          <w:tab/>
        </w:r>
        <w:r w:rsidRPr="00086AE8">
          <w:rPr>
            <w:rFonts w:cs="Times New Roman"/>
            <w:noProof/>
            <w:webHidden/>
          </w:rPr>
          <w:fldChar w:fldCharType="begin"/>
        </w:r>
        <w:r w:rsidRPr="00086AE8">
          <w:rPr>
            <w:rFonts w:cs="Times New Roman"/>
            <w:noProof/>
            <w:webHidden/>
          </w:rPr>
          <w:instrText xml:space="preserve"> PAGEREF _Toc220058974 \h </w:instrText>
        </w:r>
        <w:r w:rsidRPr="00086AE8">
          <w:rPr>
            <w:rFonts w:cs="Times New Roman"/>
            <w:noProof/>
            <w:webHidden/>
          </w:rPr>
        </w:r>
        <w:r w:rsidRPr="00086AE8">
          <w:rPr>
            <w:rFonts w:cs="Times New Roman"/>
            <w:noProof/>
            <w:webHidden/>
          </w:rPr>
          <w:fldChar w:fldCharType="separate"/>
        </w:r>
        <w:r w:rsidR="00647D56" w:rsidRPr="00086AE8">
          <w:rPr>
            <w:rFonts w:cs="Times New Roman"/>
            <w:noProof/>
            <w:webHidden/>
          </w:rPr>
          <w:t>40</w:t>
        </w:r>
        <w:r w:rsidRPr="00086AE8">
          <w:rPr>
            <w:rFonts w:cs="Times New Roman"/>
            <w:noProof/>
            <w:webHidden/>
          </w:rPr>
          <w:fldChar w:fldCharType="end"/>
        </w:r>
      </w:hyperlink>
    </w:p>
    <w:p w14:paraId="249391DC" w14:textId="6D35EE7A" w:rsidR="00730246" w:rsidRPr="00086AE8" w:rsidRDefault="00611A67" w:rsidP="00E71DBC">
      <w:pPr>
        <w:ind w:firstLine="0"/>
        <w:rPr>
          <w:rFonts w:cs="Times New Roman"/>
        </w:rPr>
      </w:pPr>
      <w:r w:rsidRPr="00086AE8">
        <w:rPr>
          <w:rFonts w:cs="Times New Roman"/>
        </w:rPr>
        <w:fldChar w:fldCharType="end"/>
      </w:r>
    </w:p>
    <w:p w14:paraId="1CD0BDC7" w14:textId="0B266672" w:rsidR="00730246" w:rsidRPr="00086AE8" w:rsidRDefault="00730246" w:rsidP="00730246">
      <w:pPr>
        <w:rPr>
          <w:rFonts w:cs="Times New Roman"/>
        </w:rPr>
      </w:pPr>
      <w:r w:rsidRPr="00086AE8">
        <w:rPr>
          <w:rFonts w:cs="Times New Roman"/>
        </w:rPr>
        <w:br w:type="page"/>
      </w:r>
    </w:p>
    <w:p w14:paraId="5B34CDBF" w14:textId="6A4F1A32" w:rsidR="00730246" w:rsidRPr="00086AE8" w:rsidRDefault="00730246" w:rsidP="004E7A84">
      <w:pPr>
        <w:pStyle w:val="Heading0"/>
        <w:rPr>
          <w:rFonts w:cs="Times New Roman"/>
        </w:rPr>
      </w:pPr>
      <w:bookmarkStart w:id="4" w:name="_Toc220058942"/>
      <w:r w:rsidRPr="00086AE8">
        <w:rPr>
          <w:rFonts w:cs="Times New Roman"/>
        </w:rPr>
        <w:lastRenderedPageBreak/>
        <w:t>DAFTAR GAMBAR</w:t>
      </w:r>
      <w:bookmarkEnd w:id="4"/>
    </w:p>
    <w:p w14:paraId="02B3D5BC" w14:textId="0F3FB0F6" w:rsidR="00301303" w:rsidRDefault="00301303">
      <w:pPr>
        <w:pStyle w:val="TableofFigures"/>
        <w:tabs>
          <w:tab w:val="right" w:leader="dot" w:pos="9062"/>
        </w:tabs>
        <w:rPr>
          <w:rFonts w:asciiTheme="minorHAnsi" w:hAnsiTheme="minorHAnsi"/>
          <w:noProof/>
          <w:kern w:val="2"/>
          <w:szCs w:val="24"/>
          <w:lang w:val="en-ID" w:eastAsia="en-ID"/>
          <w14:ligatures w14:val="standardContextual"/>
        </w:rPr>
      </w:pPr>
      <w:r>
        <w:rPr>
          <w:rFonts w:asciiTheme="minorHAnsi" w:hAnsiTheme="minorHAnsi"/>
          <w:noProof/>
          <w:kern w:val="2"/>
          <w:szCs w:val="24"/>
          <w:lang w:val="en-ID" w:eastAsia="en-ID"/>
          <w14:ligatures w14:val="standardContextual"/>
        </w:rPr>
        <w:fldChar w:fldCharType="begin"/>
      </w:r>
      <w:r>
        <w:rPr>
          <w:rFonts w:asciiTheme="minorHAnsi" w:hAnsiTheme="minorHAnsi"/>
          <w:noProof/>
          <w:kern w:val="2"/>
          <w:szCs w:val="24"/>
          <w:lang w:val="en-ID" w:eastAsia="en-ID"/>
          <w14:ligatures w14:val="standardContextual"/>
        </w:rPr>
        <w:instrText xml:space="preserve"> TOC \h \z \c "Gambar" </w:instrText>
      </w:r>
      <w:r>
        <w:rPr>
          <w:rFonts w:asciiTheme="minorHAnsi" w:hAnsiTheme="minorHAnsi"/>
          <w:noProof/>
          <w:kern w:val="2"/>
          <w:szCs w:val="24"/>
          <w:lang w:val="en-ID" w:eastAsia="en-ID"/>
          <w14:ligatures w14:val="standardContextual"/>
        </w:rPr>
        <w:fldChar w:fldCharType="separate"/>
      </w:r>
      <w:hyperlink w:anchor="_Toc221700314" w:history="1">
        <w:r w:rsidRPr="00816DED">
          <w:rPr>
            <w:rStyle w:val="Hyperlink"/>
            <w:noProof/>
          </w:rPr>
          <w:t>Gambar 2.1 Pengelompokkan Elemen BPMN disalin dari [12]</w:t>
        </w:r>
        <w:r>
          <w:rPr>
            <w:noProof/>
            <w:webHidden/>
          </w:rPr>
          <w:tab/>
        </w:r>
        <w:r>
          <w:rPr>
            <w:noProof/>
            <w:webHidden/>
          </w:rPr>
          <w:fldChar w:fldCharType="begin"/>
        </w:r>
        <w:r>
          <w:rPr>
            <w:noProof/>
            <w:webHidden/>
          </w:rPr>
          <w:instrText xml:space="preserve"> PAGEREF _Toc221700314 \h </w:instrText>
        </w:r>
        <w:r>
          <w:rPr>
            <w:noProof/>
            <w:webHidden/>
          </w:rPr>
        </w:r>
        <w:r>
          <w:rPr>
            <w:noProof/>
            <w:webHidden/>
          </w:rPr>
          <w:fldChar w:fldCharType="separate"/>
        </w:r>
        <w:r>
          <w:rPr>
            <w:noProof/>
            <w:webHidden/>
          </w:rPr>
          <w:t>13</w:t>
        </w:r>
        <w:r>
          <w:rPr>
            <w:noProof/>
            <w:webHidden/>
          </w:rPr>
          <w:fldChar w:fldCharType="end"/>
        </w:r>
      </w:hyperlink>
    </w:p>
    <w:p w14:paraId="481B2D84" w14:textId="24603D13" w:rsidR="00301303" w:rsidRDefault="00301303">
      <w:pPr>
        <w:pStyle w:val="TableofFigures"/>
        <w:tabs>
          <w:tab w:val="right" w:leader="dot" w:pos="9062"/>
        </w:tabs>
        <w:rPr>
          <w:rFonts w:asciiTheme="minorHAnsi" w:hAnsiTheme="minorHAnsi"/>
          <w:noProof/>
          <w:kern w:val="2"/>
          <w:szCs w:val="24"/>
          <w:lang w:val="en-ID" w:eastAsia="en-ID"/>
          <w14:ligatures w14:val="standardContextual"/>
        </w:rPr>
      </w:pPr>
      <w:hyperlink w:anchor="_Toc221700315" w:history="1">
        <w:r w:rsidRPr="00816DED">
          <w:rPr>
            <w:rStyle w:val="Hyperlink"/>
            <w:noProof/>
          </w:rPr>
          <w:t>Gambar 2.2 Pemodelan bertingkat dalam kerangka MDE</w:t>
        </w:r>
        <w:r>
          <w:rPr>
            <w:noProof/>
            <w:webHidden/>
          </w:rPr>
          <w:tab/>
        </w:r>
        <w:r>
          <w:rPr>
            <w:noProof/>
            <w:webHidden/>
          </w:rPr>
          <w:fldChar w:fldCharType="begin"/>
        </w:r>
        <w:r>
          <w:rPr>
            <w:noProof/>
            <w:webHidden/>
          </w:rPr>
          <w:instrText xml:space="preserve"> PAGEREF _Toc221700315 \h </w:instrText>
        </w:r>
        <w:r>
          <w:rPr>
            <w:noProof/>
            <w:webHidden/>
          </w:rPr>
        </w:r>
        <w:r>
          <w:rPr>
            <w:noProof/>
            <w:webHidden/>
          </w:rPr>
          <w:fldChar w:fldCharType="separate"/>
        </w:r>
        <w:r>
          <w:rPr>
            <w:noProof/>
            <w:webHidden/>
          </w:rPr>
          <w:t>14</w:t>
        </w:r>
        <w:r>
          <w:rPr>
            <w:noProof/>
            <w:webHidden/>
          </w:rPr>
          <w:fldChar w:fldCharType="end"/>
        </w:r>
      </w:hyperlink>
    </w:p>
    <w:p w14:paraId="55ADFED7" w14:textId="62552B8A" w:rsidR="00301303" w:rsidRDefault="00301303">
      <w:pPr>
        <w:pStyle w:val="TableofFigures"/>
        <w:tabs>
          <w:tab w:val="right" w:leader="dot" w:pos="9062"/>
        </w:tabs>
        <w:rPr>
          <w:rFonts w:asciiTheme="minorHAnsi" w:hAnsiTheme="minorHAnsi"/>
          <w:noProof/>
          <w:kern w:val="2"/>
          <w:szCs w:val="24"/>
          <w:lang w:val="en-ID" w:eastAsia="en-ID"/>
          <w14:ligatures w14:val="standardContextual"/>
        </w:rPr>
      </w:pPr>
      <w:hyperlink w:anchor="_Toc221700316" w:history="1">
        <w:r w:rsidRPr="00816DED">
          <w:rPr>
            <w:rStyle w:val="Hyperlink"/>
            <w:noProof/>
          </w:rPr>
          <w:t>Gambar 3.1 Desain Metode Penelitian</w:t>
        </w:r>
        <w:r>
          <w:rPr>
            <w:noProof/>
            <w:webHidden/>
          </w:rPr>
          <w:tab/>
        </w:r>
        <w:r>
          <w:rPr>
            <w:noProof/>
            <w:webHidden/>
          </w:rPr>
          <w:fldChar w:fldCharType="begin"/>
        </w:r>
        <w:r>
          <w:rPr>
            <w:noProof/>
            <w:webHidden/>
          </w:rPr>
          <w:instrText xml:space="preserve"> PAGEREF _Toc221700316 \h </w:instrText>
        </w:r>
        <w:r>
          <w:rPr>
            <w:noProof/>
            <w:webHidden/>
          </w:rPr>
        </w:r>
        <w:r>
          <w:rPr>
            <w:noProof/>
            <w:webHidden/>
          </w:rPr>
          <w:fldChar w:fldCharType="separate"/>
        </w:r>
        <w:r>
          <w:rPr>
            <w:noProof/>
            <w:webHidden/>
          </w:rPr>
          <w:t>22</w:t>
        </w:r>
        <w:r>
          <w:rPr>
            <w:noProof/>
            <w:webHidden/>
          </w:rPr>
          <w:fldChar w:fldCharType="end"/>
        </w:r>
      </w:hyperlink>
    </w:p>
    <w:p w14:paraId="0F165F71" w14:textId="1FB3BA55" w:rsidR="00301303" w:rsidRDefault="00301303">
      <w:pPr>
        <w:pStyle w:val="TableofFigures"/>
        <w:tabs>
          <w:tab w:val="right" w:leader="dot" w:pos="9062"/>
        </w:tabs>
        <w:rPr>
          <w:rFonts w:asciiTheme="minorHAnsi" w:hAnsiTheme="minorHAnsi"/>
          <w:noProof/>
          <w:kern w:val="2"/>
          <w:szCs w:val="24"/>
          <w:lang w:val="en-ID" w:eastAsia="en-ID"/>
          <w14:ligatures w14:val="standardContextual"/>
        </w:rPr>
      </w:pPr>
      <w:hyperlink w:anchor="_Toc221700317" w:history="1">
        <w:r w:rsidRPr="00816DED">
          <w:rPr>
            <w:rStyle w:val="Hyperlink"/>
            <w:noProof/>
          </w:rPr>
          <w:t>Gambar 3.2 Sistem RAG pada LLM</w:t>
        </w:r>
        <w:r>
          <w:rPr>
            <w:noProof/>
            <w:webHidden/>
          </w:rPr>
          <w:tab/>
        </w:r>
        <w:r>
          <w:rPr>
            <w:noProof/>
            <w:webHidden/>
          </w:rPr>
          <w:fldChar w:fldCharType="begin"/>
        </w:r>
        <w:r>
          <w:rPr>
            <w:noProof/>
            <w:webHidden/>
          </w:rPr>
          <w:instrText xml:space="preserve"> PAGEREF _Toc221700317 \h </w:instrText>
        </w:r>
        <w:r>
          <w:rPr>
            <w:noProof/>
            <w:webHidden/>
          </w:rPr>
        </w:r>
        <w:r>
          <w:rPr>
            <w:noProof/>
            <w:webHidden/>
          </w:rPr>
          <w:fldChar w:fldCharType="separate"/>
        </w:r>
        <w:r>
          <w:rPr>
            <w:noProof/>
            <w:webHidden/>
          </w:rPr>
          <w:t>25</w:t>
        </w:r>
        <w:r>
          <w:rPr>
            <w:noProof/>
            <w:webHidden/>
          </w:rPr>
          <w:fldChar w:fldCharType="end"/>
        </w:r>
      </w:hyperlink>
    </w:p>
    <w:p w14:paraId="62422874" w14:textId="685823A7" w:rsidR="002E625D" w:rsidRPr="00301303" w:rsidRDefault="00301303" w:rsidP="00301303">
      <w:pPr>
        <w:pStyle w:val="TableofFigures"/>
        <w:tabs>
          <w:tab w:val="right" w:leader="dot" w:pos="9062"/>
        </w:tabs>
        <w:rPr>
          <w:rFonts w:asciiTheme="minorHAnsi" w:hAnsiTheme="minorHAnsi"/>
          <w:noProof/>
          <w:kern w:val="2"/>
          <w:szCs w:val="24"/>
          <w:lang w:val="en-ID" w:eastAsia="en-ID"/>
          <w14:ligatures w14:val="standardContextual"/>
        </w:rPr>
      </w:pPr>
      <w:r>
        <w:rPr>
          <w:rFonts w:asciiTheme="minorHAnsi" w:hAnsiTheme="minorHAnsi"/>
          <w:noProof/>
          <w:kern w:val="2"/>
          <w:szCs w:val="24"/>
          <w:lang w:val="en-ID" w:eastAsia="en-ID"/>
          <w14:ligatures w14:val="standardContextual"/>
        </w:rPr>
        <w:fldChar w:fldCharType="end"/>
      </w:r>
    </w:p>
    <w:p w14:paraId="7A32240D" w14:textId="0764B0A5" w:rsidR="004238BF" w:rsidRPr="00086AE8" w:rsidRDefault="004238BF" w:rsidP="004238BF">
      <w:pPr>
        <w:ind w:firstLine="0"/>
        <w:rPr>
          <w:rFonts w:cs="Times New Roman"/>
        </w:rPr>
      </w:pPr>
    </w:p>
    <w:p w14:paraId="77ACEDE4" w14:textId="06C457E0" w:rsidR="00730246" w:rsidRPr="00086AE8" w:rsidRDefault="00730246" w:rsidP="00341A0F">
      <w:pPr>
        <w:ind w:firstLine="0"/>
        <w:rPr>
          <w:rFonts w:cs="Times New Roman"/>
        </w:rPr>
      </w:pPr>
    </w:p>
    <w:p w14:paraId="6F21065C" w14:textId="07850428" w:rsidR="00730246" w:rsidRPr="00086AE8" w:rsidRDefault="00730246" w:rsidP="00341A0F">
      <w:pPr>
        <w:ind w:firstLine="0"/>
        <w:rPr>
          <w:rFonts w:cs="Times New Roman"/>
        </w:rPr>
      </w:pPr>
      <w:r w:rsidRPr="00086AE8">
        <w:rPr>
          <w:rFonts w:cs="Times New Roman"/>
        </w:rPr>
        <w:br w:type="page"/>
      </w:r>
    </w:p>
    <w:p w14:paraId="14FD3452" w14:textId="349F2258" w:rsidR="00730246" w:rsidRPr="00086AE8" w:rsidRDefault="008B0F49" w:rsidP="004E7A84">
      <w:pPr>
        <w:pStyle w:val="Heading0"/>
        <w:rPr>
          <w:rFonts w:cs="Times New Roman"/>
        </w:rPr>
      </w:pPr>
      <w:bookmarkStart w:id="5" w:name="_Toc220058943"/>
      <w:r w:rsidRPr="00086AE8">
        <w:rPr>
          <w:rFonts w:cs="Times New Roman"/>
        </w:rPr>
        <w:lastRenderedPageBreak/>
        <w:t>DAFTAR TABEL</w:t>
      </w:r>
      <w:bookmarkEnd w:id="5"/>
    </w:p>
    <w:p w14:paraId="6CC586CC" w14:textId="69A99FA5" w:rsidR="00CF591F" w:rsidRDefault="00CF591F">
      <w:pPr>
        <w:pStyle w:val="TableofFigures"/>
        <w:tabs>
          <w:tab w:val="right" w:leader="dot" w:pos="9062"/>
        </w:tabs>
        <w:rPr>
          <w:rFonts w:asciiTheme="minorHAnsi" w:hAnsiTheme="minorHAnsi"/>
          <w:noProof/>
          <w:kern w:val="2"/>
          <w:szCs w:val="24"/>
          <w:lang w:val="en-ID" w:eastAsia="en-ID"/>
          <w14:ligatures w14:val="standardContextual"/>
        </w:rPr>
      </w:pPr>
      <w:r>
        <w:rPr>
          <w:rFonts w:cs="Times New Roman"/>
        </w:rPr>
        <w:fldChar w:fldCharType="begin"/>
      </w:r>
      <w:r>
        <w:rPr>
          <w:rFonts w:cs="Times New Roman"/>
        </w:rPr>
        <w:instrText xml:space="preserve"> TOC \h \z \c "Tabel" </w:instrText>
      </w:r>
      <w:r>
        <w:rPr>
          <w:rFonts w:cs="Times New Roman"/>
        </w:rPr>
        <w:fldChar w:fldCharType="separate"/>
      </w:r>
      <w:hyperlink w:anchor="_Toc221700642" w:history="1">
        <w:r w:rsidRPr="009A015D">
          <w:rPr>
            <w:rStyle w:val="Hyperlink"/>
            <w:noProof/>
          </w:rPr>
          <w:t>Tabel 2.1 Studi Literatur Terkait</w:t>
        </w:r>
        <w:r>
          <w:rPr>
            <w:noProof/>
            <w:webHidden/>
          </w:rPr>
          <w:tab/>
        </w:r>
        <w:r>
          <w:rPr>
            <w:noProof/>
            <w:webHidden/>
          </w:rPr>
          <w:fldChar w:fldCharType="begin"/>
        </w:r>
        <w:r>
          <w:rPr>
            <w:noProof/>
            <w:webHidden/>
          </w:rPr>
          <w:instrText xml:space="preserve"> PAGEREF _Toc221700642 \h </w:instrText>
        </w:r>
        <w:r>
          <w:rPr>
            <w:noProof/>
            <w:webHidden/>
          </w:rPr>
        </w:r>
        <w:r>
          <w:rPr>
            <w:noProof/>
            <w:webHidden/>
          </w:rPr>
          <w:fldChar w:fldCharType="separate"/>
        </w:r>
        <w:r>
          <w:rPr>
            <w:noProof/>
            <w:webHidden/>
          </w:rPr>
          <w:t>11</w:t>
        </w:r>
        <w:r>
          <w:rPr>
            <w:noProof/>
            <w:webHidden/>
          </w:rPr>
          <w:fldChar w:fldCharType="end"/>
        </w:r>
      </w:hyperlink>
    </w:p>
    <w:p w14:paraId="70D12496" w14:textId="61EB5202" w:rsidR="00CF591F" w:rsidRDefault="00CF591F">
      <w:pPr>
        <w:pStyle w:val="TableofFigures"/>
        <w:tabs>
          <w:tab w:val="right" w:leader="dot" w:pos="9062"/>
        </w:tabs>
        <w:rPr>
          <w:rFonts w:asciiTheme="minorHAnsi" w:hAnsiTheme="minorHAnsi"/>
          <w:noProof/>
          <w:kern w:val="2"/>
          <w:szCs w:val="24"/>
          <w:lang w:val="en-ID" w:eastAsia="en-ID"/>
          <w14:ligatures w14:val="standardContextual"/>
        </w:rPr>
      </w:pPr>
      <w:hyperlink w:anchor="_Toc221700643" w:history="1">
        <w:r w:rsidRPr="009A015D">
          <w:rPr>
            <w:rStyle w:val="Hyperlink"/>
            <w:noProof/>
          </w:rPr>
          <w:t>Tabel 2.2 Penjelasan Formula LLM dalam Code Generation</w:t>
        </w:r>
        <w:r>
          <w:rPr>
            <w:noProof/>
            <w:webHidden/>
          </w:rPr>
          <w:tab/>
        </w:r>
        <w:r>
          <w:rPr>
            <w:noProof/>
            <w:webHidden/>
          </w:rPr>
          <w:fldChar w:fldCharType="begin"/>
        </w:r>
        <w:r>
          <w:rPr>
            <w:noProof/>
            <w:webHidden/>
          </w:rPr>
          <w:instrText xml:space="preserve"> PAGEREF _Toc221700643 \h </w:instrText>
        </w:r>
        <w:r>
          <w:rPr>
            <w:noProof/>
            <w:webHidden/>
          </w:rPr>
        </w:r>
        <w:r>
          <w:rPr>
            <w:noProof/>
            <w:webHidden/>
          </w:rPr>
          <w:fldChar w:fldCharType="separate"/>
        </w:r>
        <w:r>
          <w:rPr>
            <w:noProof/>
            <w:webHidden/>
          </w:rPr>
          <w:t>20</w:t>
        </w:r>
        <w:r>
          <w:rPr>
            <w:noProof/>
            <w:webHidden/>
          </w:rPr>
          <w:fldChar w:fldCharType="end"/>
        </w:r>
      </w:hyperlink>
    </w:p>
    <w:p w14:paraId="22757EA9" w14:textId="32DCC2AB" w:rsidR="00CF591F" w:rsidRDefault="00CF591F">
      <w:pPr>
        <w:pStyle w:val="TableofFigures"/>
        <w:tabs>
          <w:tab w:val="right" w:leader="dot" w:pos="9062"/>
        </w:tabs>
        <w:rPr>
          <w:rFonts w:asciiTheme="minorHAnsi" w:hAnsiTheme="minorHAnsi"/>
          <w:noProof/>
          <w:kern w:val="2"/>
          <w:szCs w:val="24"/>
          <w:lang w:val="en-ID" w:eastAsia="en-ID"/>
          <w14:ligatures w14:val="standardContextual"/>
        </w:rPr>
      </w:pPr>
      <w:hyperlink w:anchor="_Toc221700644" w:history="1">
        <w:r w:rsidRPr="009A015D">
          <w:rPr>
            <w:rStyle w:val="Hyperlink"/>
            <w:noProof/>
          </w:rPr>
          <w:t>Tabel 3.1 Representasi Elemen BPMN dalam React.js</w:t>
        </w:r>
        <w:r>
          <w:rPr>
            <w:noProof/>
            <w:webHidden/>
          </w:rPr>
          <w:tab/>
        </w:r>
        <w:r>
          <w:rPr>
            <w:noProof/>
            <w:webHidden/>
          </w:rPr>
          <w:fldChar w:fldCharType="begin"/>
        </w:r>
        <w:r>
          <w:rPr>
            <w:noProof/>
            <w:webHidden/>
          </w:rPr>
          <w:instrText xml:space="preserve"> PAGEREF _Toc221700644 \h </w:instrText>
        </w:r>
        <w:r>
          <w:rPr>
            <w:noProof/>
            <w:webHidden/>
          </w:rPr>
        </w:r>
        <w:r>
          <w:rPr>
            <w:noProof/>
            <w:webHidden/>
          </w:rPr>
          <w:fldChar w:fldCharType="separate"/>
        </w:r>
        <w:r>
          <w:rPr>
            <w:noProof/>
            <w:webHidden/>
          </w:rPr>
          <w:t>29</w:t>
        </w:r>
        <w:r>
          <w:rPr>
            <w:noProof/>
            <w:webHidden/>
          </w:rPr>
          <w:fldChar w:fldCharType="end"/>
        </w:r>
      </w:hyperlink>
    </w:p>
    <w:p w14:paraId="1088F017" w14:textId="5722F0DD" w:rsidR="00CF591F" w:rsidRDefault="00CF591F">
      <w:pPr>
        <w:pStyle w:val="TableofFigures"/>
        <w:tabs>
          <w:tab w:val="right" w:leader="dot" w:pos="9062"/>
        </w:tabs>
        <w:rPr>
          <w:rFonts w:asciiTheme="minorHAnsi" w:hAnsiTheme="minorHAnsi"/>
          <w:noProof/>
          <w:kern w:val="2"/>
          <w:szCs w:val="24"/>
          <w:lang w:val="en-ID" w:eastAsia="en-ID"/>
          <w14:ligatures w14:val="standardContextual"/>
        </w:rPr>
      </w:pPr>
      <w:hyperlink w:anchor="_Toc221700645" w:history="1">
        <w:r w:rsidRPr="009A015D">
          <w:rPr>
            <w:rStyle w:val="Hyperlink"/>
            <w:noProof/>
          </w:rPr>
          <w:t>Tabel 3.2 Perangkat Keras dan Perangkat Lunak</w:t>
        </w:r>
        <w:r>
          <w:rPr>
            <w:noProof/>
            <w:webHidden/>
          </w:rPr>
          <w:tab/>
        </w:r>
        <w:r>
          <w:rPr>
            <w:noProof/>
            <w:webHidden/>
          </w:rPr>
          <w:fldChar w:fldCharType="begin"/>
        </w:r>
        <w:r>
          <w:rPr>
            <w:noProof/>
            <w:webHidden/>
          </w:rPr>
          <w:instrText xml:space="preserve"> PAGEREF _Toc221700645 \h </w:instrText>
        </w:r>
        <w:r>
          <w:rPr>
            <w:noProof/>
            <w:webHidden/>
          </w:rPr>
        </w:r>
        <w:r>
          <w:rPr>
            <w:noProof/>
            <w:webHidden/>
          </w:rPr>
          <w:fldChar w:fldCharType="separate"/>
        </w:r>
        <w:r>
          <w:rPr>
            <w:noProof/>
            <w:webHidden/>
          </w:rPr>
          <w:t>35</w:t>
        </w:r>
        <w:r>
          <w:rPr>
            <w:noProof/>
            <w:webHidden/>
          </w:rPr>
          <w:fldChar w:fldCharType="end"/>
        </w:r>
      </w:hyperlink>
    </w:p>
    <w:p w14:paraId="706F5BE6" w14:textId="172CB785" w:rsidR="00CF591F" w:rsidRDefault="00CF591F">
      <w:pPr>
        <w:pStyle w:val="TableofFigures"/>
        <w:tabs>
          <w:tab w:val="right" w:leader="dot" w:pos="9062"/>
        </w:tabs>
        <w:rPr>
          <w:rFonts w:asciiTheme="minorHAnsi" w:hAnsiTheme="minorHAnsi"/>
          <w:noProof/>
          <w:kern w:val="2"/>
          <w:szCs w:val="24"/>
          <w:lang w:val="en-ID" w:eastAsia="en-ID"/>
          <w14:ligatures w14:val="standardContextual"/>
        </w:rPr>
      </w:pPr>
      <w:hyperlink w:anchor="_Toc221700646" w:history="1">
        <w:r w:rsidRPr="009A015D">
          <w:rPr>
            <w:rStyle w:val="Hyperlink"/>
            <w:noProof/>
          </w:rPr>
          <w:t>Tabel 3.3 Jadwal Pelaksanaan Pengerjaan Tugas Akhir</w:t>
        </w:r>
        <w:r>
          <w:rPr>
            <w:noProof/>
            <w:webHidden/>
          </w:rPr>
          <w:tab/>
        </w:r>
        <w:r>
          <w:rPr>
            <w:noProof/>
            <w:webHidden/>
          </w:rPr>
          <w:fldChar w:fldCharType="begin"/>
        </w:r>
        <w:r>
          <w:rPr>
            <w:noProof/>
            <w:webHidden/>
          </w:rPr>
          <w:instrText xml:space="preserve"> PAGEREF _Toc221700646 \h </w:instrText>
        </w:r>
        <w:r>
          <w:rPr>
            <w:noProof/>
            <w:webHidden/>
          </w:rPr>
        </w:r>
        <w:r>
          <w:rPr>
            <w:noProof/>
            <w:webHidden/>
          </w:rPr>
          <w:fldChar w:fldCharType="separate"/>
        </w:r>
        <w:r>
          <w:rPr>
            <w:noProof/>
            <w:webHidden/>
          </w:rPr>
          <w:t>36</w:t>
        </w:r>
        <w:r>
          <w:rPr>
            <w:noProof/>
            <w:webHidden/>
          </w:rPr>
          <w:fldChar w:fldCharType="end"/>
        </w:r>
      </w:hyperlink>
    </w:p>
    <w:p w14:paraId="49C760D7" w14:textId="7B257392" w:rsidR="00D55C3A" w:rsidRPr="00086AE8" w:rsidRDefault="00CF591F" w:rsidP="00D55C3A">
      <w:pPr>
        <w:ind w:firstLine="0"/>
        <w:rPr>
          <w:rFonts w:cs="Times New Roman"/>
        </w:rPr>
      </w:pPr>
      <w:r>
        <w:rPr>
          <w:rFonts w:cs="Times New Roman"/>
        </w:rPr>
        <w:fldChar w:fldCharType="end"/>
      </w:r>
    </w:p>
    <w:p w14:paraId="7F69AD53" w14:textId="6463F9D6" w:rsidR="00DD7EBD" w:rsidRPr="00086AE8" w:rsidRDefault="00DD7EBD" w:rsidP="00CF591F">
      <w:pPr>
        <w:ind w:firstLine="0"/>
        <w:rPr>
          <w:rFonts w:cs="Times New Roman"/>
        </w:rPr>
      </w:pPr>
    </w:p>
    <w:p w14:paraId="4AF4C311" w14:textId="77777777" w:rsidR="00D274C3" w:rsidRPr="00086AE8" w:rsidRDefault="00D274C3" w:rsidP="005057CF">
      <w:pPr>
        <w:rPr>
          <w:rFonts w:cs="Times New Roman"/>
          <w:szCs w:val="24"/>
        </w:rPr>
      </w:pPr>
    </w:p>
    <w:p w14:paraId="3D3C9BC4" w14:textId="77777777" w:rsidR="007E1F77" w:rsidRPr="00086AE8" w:rsidRDefault="007E1F77" w:rsidP="005057CF">
      <w:pPr>
        <w:rPr>
          <w:rFonts w:cs="Times New Roman"/>
          <w:szCs w:val="24"/>
        </w:rPr>
      </w:pPr>
    </w:p>
    <w:p w14:paraId="04145F6A" w14:textId="3D09D4FC" w:rsidR="007E1F77" w:rsidRPr="00086AE8" w:rsidRDefault="007E1F77" w:rsidP="005057CF">
      <w:pPr>
        <w:rPr>
          <w:rFonts w:cs="Times New Roman"/>
          <w:szCs w:val="24"/>
        </w:rPr>
        <w:sectPr w:rsidR="007E1F77" w:rsidRPr="00086AE8" w:rsidSect="00471BBB">
          <w:pgSz w:w="11907" w:h="16840" w:code="9"/>
          <w:pgMar w:top="1701" w:right="1134" w:bottom="1418" w:left="1701" w:header="720" w:footer="720" w:gutter="0"/>
          <w:pgNumType w:fmt="lowerRoman" w:start="1"/>
          <w:cols w:space="720"/>
          <w:docGrid w:linePitch="360"/>
        </w:sectPr>
      </w:pPr>
    </w:p>
    <w:p w14:paraId="638D52B0" w14:textId="14F488EC" w:rsidR="00347507" w:rsidRPr="00086AE8" w:rsidRDefault="00B43BF1" w:rsidP="00D34BF4">
      <w:pPr>
        <w:pStyle w:val="Heading1"/>
        <w:numPr>
          <w:ilvl w:val="0"/>
          <w:numId w:val="11"/>
        </w:numPr>
        <w:rPr>
          <w:rFonts w:cs="Times New Roman"/>
        </w:rPr>
      </w:pPr>
      <w:bookmarkStart w:id="6" w:name="_Toc220058945"/>
      <w:r w:rsidRPr="00086AE8">
        <w:rPr>
          <w:rFonts w:cs="Times New Roman"/>
        </w:rPr>
        <w:lastRenderedPageBreak/>
        <w:t>PENDAHULUAN</w:t>
      </w:r>
      <w:bookmarkEnd w:id="6"/>
    </w:p>
    <w:p w14:paraId="2914B4EF" w14:textId="52E591C4" w:rsidR="00347507" w:rsidRPr="00086AE8" w:rsidRDefault="00B43BF1" w:rsidP="00347507">
      <w:pPr>
        <w:pStyle w:val="Heading2"/>
        <w:rPr>
          <w:rFonts w:cs="Times New Roman"/>
        </w:rPr>
      </w:pPr>
      <w:bookmarkStart w:id="7" w:name="_Toc220058946"/>
      <w:r w:rsidRPr="00086AE8">
        <w:rPr>
          <w:rFonts w:cs="Times New Roman"/>
        </w:rPr>
        <w:t>Latar Belakang</w:t>
      </w:r>
      <w:bookmarkEnd w:id="7"/>
    </w:p>
    <w:p w14:paraId="3E9F30E6" w14:textId="3C45C992" w:rsidR="00383283" w:rsidRPr="00086AE8" w:rsidRDefault="00B1604D" w:rsidP="002A7B43">
      <w:pPr>
        <w:pStyle w:val="NormalWeb"/>
        <w:spacing w:before="0" w:beforeAutospacing="0" w:after="0" w:afterAutospacing="0" w:line="276" w:lineRule="auto"/>
        <w:ind w:firstLine="113"/>
        <w:jc w:val="both"/>
        <w:rPr>
          <w:lang w:val="en-US"/>
        </w:rPr>
      </w:pPr>
      <w:r w:rsidRPr="00086AE8">
        <w:t>Walaupun BPMN telah menjadi standar industri dalam pemodelan proses bisnis, notasi ini tidak menyediakan semantik eksekusi yang formal, sehingga implementasi ke sistem dilakukan dengan interpretasi manual yang berpotensi menyebabkan variasi logika eksekusi yang tidak konsisten pada perangkat lunak</w:t>
      </w:r>
      <w:sdt>
        <w:sdtPr>
          <w:id w:val="-956481622"/>
          <w:citation/>
        </w:sdtPr>
        <w:sdtContent>
          <w:r w:rsidR="00BC2402" w:rsidRPr="00086AE8">
            <w:fldChar w:fldCharType="begin"/>
          </w:r>
          <w:r w:rsidR="00260652" w:rsidRPr="00086AE8">
            <w:rPr>
              <w:lang w:val="en-US"/>
            </w:rPr>
            <w:instrText xml:space="preserve">CITATION Zei24 \l 1033 </w:instrText>
          </w:r>
          <w:r w:rsidR="00BC2402" w:rsidRPr="00086AE8">
            <w:fldChar w:fldCharType="separate"/>
          </w:r>
          <w:r w:rsidR="00E7109E" w:rsidRPr="00086AE8">
            <w:rPr>
              <w:noProof/>
              <w:lang w:val="en-US"/>
            </w:rPr>
            <w:t xml:space="preserve"> [1]</w:t>
          </w:r>
          <w:r w:rsidR="00BC2402" w:rsidRPr="00086AE8">
            <w:fldChar w:fldCharType="end"/>
          </w:r>
        </w:sdtContent>
      </w:sdt>
      <w:r w:rsidRPr="00086AE8">
        <w:t xml:space="preserve">. </w:t>
      </w:r>
      <w:r w:rsidR="00BF348E" w:rsidRPr="00086AE8">
        <w:t>Ambiguitas teknis tersebut menciptakan kesenjangan komunikasi antara analis bisnis yang fokus pada proses bisnis dan pengembang sebagai teknis perangkat lunak</w:t>
      </w:r>
      <w:r w:rsidR="00366DC6" w:rsidRPr="00086AE8">
        <w:t xml:space="preserve"> </w:t>
      </w:r>
      <w:sdt>
        <w:sdtPr>
          <w:id w:val="1054352519"/>
          <w:citation/>
        </w:sdtPr>
        <w:sdtContent>
          <w:r w:rsidR="00366DC6" w:rsidRPr="00086AE8">
            <w:fldChar w:fldCharType="begin"/>
          </w:r>
          <w:r w:rsidR="00366DC6" w:rsidRPr="00086AE8">
            <w:rPr>
              <w:lang w:val="en-US"/>
            </w:rPr>
            <w:instrText xml:space="preserve"> CITATION Hue17 \l 1033 </w:instrText>
          </w:r>
          <w:r w:rsidR="00366DC6" w:rsidRPr="00086AE8">
            <w:fldChar w:fldCharType="separate"/>
          </w:r>
          <w:r w:rsidR="00E7109E" w:rsidRPr="00086AE8">
            <w:rPr>
              <w:noProof/>
              <w:lang w:val="en-US"/>
            </w:rPr>
            <w:t>[2]</w:t>
          </w:r>
          <w:r w:rsidR="00366DC6" w:rsidRPr="00086AE8">
            <w:fldChar w:fldCharType="end"/>
          </w:r>
        </w:sdtContent>
      </w:sdt>
      <w:r w:rsidR="00BF348E" w:rsidRPr="00086AE8">
        <w:t xml:space="preserve">. </w:t>
      </w:r>
      <w:r w:rsidR="00BF348E" w:rsidRPr="00086AE8">
        <w:rPr>
          <w:lang w:val="en-US"/>
        </w:rPr>
        <w:t>Lebih jauh lagi, tantangan muncul pada pengembangan antarmuka pengguna karena BPMN tidak mendefinisikan standar elemen visual, sehingga proses transformasi ke kode antarmuka menjadi kurang akurat dan bergantung pada interpretasi subjektif pengembang</w:t>
      </w:r>
      <w:r w:rsidR="00366DC6" w:rsidRPr="00086AE8">
        <w:rPr>
          <w:lang w:val="en-US"/>
        </w:rPr>
        <w:t xml:space="preserve"> </w:t>
      </w:r>
      <w:sdt>
        <w:sdtPr>
          <w:rPr>
            <w:lang w:val="en-US"/>
          </w:rPr>
          <w:id w:val="-956180238"/>
          <w:citation/>
        </w:sdtPr>
        <w:sdtContent>
          <w:r w:rsidR="00366DC6" w:rsidRPr="00086AE8">
            <w:rPr>
              <w:lang w:val="en-US"/>
            </w:rPr>
            <w:fldChar w:fldCharType="begin"/>
          </w:r>
          <w:r w:rsidR="00366DC6" w:rsidRPr="00086AE8">
            <w:rPr>
              <w:lang w:val="en-US"/>
            </w:rPr>
            <w:instrText xml:space="preserve"> CITATION Edu21 \l 1033 </w:instrText>
          </w:r>
          <w:r w:rsidR="00366DC6" w:rsidRPr="00086AE8">
            <w:rPr>
              <w:lang w:val="en-US"/>
            </w:rPr>
            <w:fldChar w:fldCharType="separate"/>
          </w:r>
          <w:r w:rsidR="00E7109E" w:rsidRPr="00086AE8">
            <w:rPr>
              <w:noProof/>
              <w:lang w:val="en-US"/>
            </w:rPr>
            <w:t>[3]</w:t>
          </w:r>
          <w:r w:rsidR="00366DC6" w:rsidRPr="00086AE8">
            <w:rPr>
              <w:lang w:val="en-US"/>
            </w:rPr>
            <w:fldChar w:fldCharType="end"/>
          </w:r>
        </w:sdtContent>
      </w:sdt>
      <w:r w:rsidR="00BF348E" w:rsidRPr="00086AE8">
        <w:rPr>
          <w:lang w:val="en-US"/>
        </w:rPr>
        <w:t xml:space="preserve">. </w:t>
      </w:r>
      <w:r w:rsidR="003D3C6D" w:rsidRPr="00086AE8">
        <w:rPr>
          <w:lang w:val="en-US"/>
        </w:rPr>
        <w:t xml:space="preserve">Pendekatan transformasi ke antarmuka saat ini yang berbasis </w:t>
      </w:r>
      <w:r w:rsidR="003D3C6D" w:rsidRPr="00086AE8">
        <w:rPr>
          <w:i/>
          <w:iCs/>
          <w:lang w:val="en-US"/>
        </w:rPr>
        <w:t>rule-based</w:t>
      </w:r>
      <w:r w:rsidR="003D3C6D" w:rsidRPr="00086AE8">
        <w:rPr>
          <w:lang w:val="en-US"/>
        </w:rPr>
        <w:t xml:space="preserve"> hanya mampu menghasilkan kode pada level konseptual dan belum diaplikasikan pada pembangkit kode antarmuka</w:t>
      </w:r>
      <w:sdt>
        <w:sdtPr>
          <w:rPr>
            <w:lang w:val="en-US"/>
          </w:rPr>
          <w:id w:val="1869478067"/>
          <w:citation/>
        </w:sdtPr>
        <w:sdtContent>
          <w:r w:rsidR="00D04230" w:rsidRPr="00086AE8">
            <w:rPr>
              <w:lang w:val="en-US"/>
            </w:rPr>
            <w:fldChar w:fldCharType="begin"/>
          </w:r>
          <w:r w:rsidR="00D04230" w:rsidRPr="00086AE8">
            <w:rPr>
              <w:lang w:val="en-US"/>
            </w:rPr>
            <w:instrText xml:space="preserve"> CITATION Dia18 \l 1033 </w:instrText>
          </w:r>
          <w:r w:rsidR="00D04230" w:rsidRPr="00086AE8">
            <w:rPr>
              <w:lang w:val="en-US"/>
            </w:rPr>
            <w:fldChar w:fldCharType="separate"/>
          </w:r>
          <w:r w:rsidR="00E7109E" w:rsidRPr="00086AE8">
            <w:rPr>
              <w:noProof/>
              <w:lang w:val="en-US"/>
            </w:rPr>
            <w:t xml:space="preserve"> [4]</w:t>
          </w:r>
          <w:r w:rsidR="00D04230" w:rsidRPr="00086AE8">
            <w:rPr>
              <w:lang w:val="en-US"/>
            </w:rPr>
            <w:fldChar w:fldCharType="end"/>
          </w:r>
        </w:sdtContent>
      </w:sdt>
      <w:r w:rsidR="003D3C6D" w:rsidRPr="00086AE8">
        <w:rPr>
          <w:lang w:val="en-US"/>
        </w:rPr>
        <w:t xml:space="preserve">. </w:t>
      </w:r>
      <w:r w:rsidR="00383283" w:rsidRPr="00086AE8">
        <w:rPr>
          <w:lang w:val="en-US"/>
        </w:rPr>
        <w:t>Selain itu, pemodelan data dan bahasa ekspresi BPMN yang menggunakan skema XML dan XPath menghambat pembangkitan kode karena tipe data terikat pada siklus hidup proses saja dan bukan struktur data aplikasi yang persisten</w:t>
      </w:r>
      <w:r w:rsidR="00901E8A" w:rsidRPr="00086AE8">
        <w:rPr>
          <w:lang w:val="en-US"/>
        </w:rPr>
        <w:t xml:space="preserve"> </w:t>
      </w:r>
      <w:sdt>
        <w:sdtPr>
          <w:rPr>
            <w:lang w:val="en-US"/>
          </w:rPr>
          <w:id w:val="-1298520010"/>
          <w:citation/>
        </w:sdtPr>
        <w:sdtContent>
          <w:r w:rsidR="00D04230" w:rsidRPr="00086AE8">
            <w:rPr>
              <w:lang w:val="en-US"/>
            </w:rPr>
            <w:fldChar w:fldCharType="begin"/>
          </w:r>
          <w:r w:rsidR="00D04230" w:rsidRPr="00086AE8">
            <w:rPr>
              <w:lang w:val="en-US"/>
            </w:rPr>
            <w:instrText xml:space="preserve"> CITATION Dra22 \l 1033 </w:instrText>
          </w:r>
          <w:r w:rsidR="00D04230" w:rsidRPr="00086AE8">
            <w:rPr>
              <w:lang w:val="en-US"/>
            </w:rPr>
            <w:fldChar w:fldCharType="separate"/>
          </w:r>
          <w:r w:rsidR="00E7109E" w:rsidRPr="00086AE8">
            <w:rPr>
              <w:noProof/>
              <w:lang w:val="en-US"/>
            </w:rPr>
            <w:t>[5]</w:t>
          </w:r>
          <w:r w:rsidR="00D04230" w:rsidRPr="00086AE8">
            <w:rPr>
              <w:lang w:val="en-US"/>
            </w:rPr>
            <w:fldChar w:fldCharType="end"/>
          </w:r>
        </w:sdtContent>
      </w:sdt>
      <w:r w:rsidR="00D04230" w:rsidRPr="00086AE8">
        <w:rPr>
          <w:lang w:val="en-US"/>
        </w:rPr>
        <w:t>.</w:t>
      </w:r>
    </w:p>
    <w:p w14:paraId="52DD304A" w14:textId="77777777" w:rsidR="002850C5" w:rsidRPr="00086AE8" w:rsidRDefault="002850C5" w:rsidP="002A7B43">
      <w:pPr>
        <w:pStyle w:val="NormalWeb"/>
        <w:spacing w:before="0" w:beforeAutospacing="0" w:after="0" w:afterAutospacing="0" w:line="276" w:lineRule="auto"/>
        <w:ind w:firstLine="113"/>
        <w:jc w:val="both"/>
      </w:pPr>
    </w:p>
    <w:p w14:paraId="0FAB4EB3" w14:textId="3A0AF5E3" w:rsidR="00D572A3" w:rsidRPr="00086AE8" w:rsidRDefault="00901E8A" w:rsidP="002A7B43">
      <w:pPr>
        <w:pStyle w:val="NormalWeb"/>
        <w:spacing w:before="0" w:beforeAutospacing="0" w:after="0" w:afterAutospacing="0" w:line="276" w:lineRule="auto"/>
        <w:ind w:firstLine="113"/>
        <w:jc w:val="both"/>
        <w:rPr>
          <w:lang w:val="en-US"/>
        </w:rPr>
      </w:pPr>
      <w:r w:rsidRPr="00086AE8">
        <w:rPr>
          <w:lang w:val="en-US"/>
        </w:rPr>
        <w:t xml:space="preserve">Belum ditemukan penelitian </w:t>
      </w:r>
      <w:r w:rsidR="00D572A3" w:rsidRPr="00086AE8">
        <w:rPr>
          <w:lang w:val="en-US"/>
        </w:rPr>
        <w:t xml:space="preserve">yang secara spesifik mencoba merancang pembangkit kode untuk tranformasi </w:t>
      </w:r>
      <w:r w:rsidRPr="00086AE8">
        <w:rPr>
          <w:lang w:val="en-US"/>
        </w:rPr>
        <w:t>transformasi bpmn ke kode react js</w:t>
      </w:r>
      <w:r w:rsidR="00D572A3" w:rsidRPr="00086AE8">
        <w:rPr>
          <w:lang w:val="en-US"/>
        </w:rPr>
        <w:t xml:space="preserve"> berbasis </w:t>
      </w:r>
      <w:r w:rsidR="00D572A3" w:rsidRPr="00086AE8">
        <w:rPr>
          <w:i/>
          <w:iCs/>
          <w:lang w:val="en-US"/>
        </w:rPr>
        <w:t>rule based</w:t>
      </w:r>
      <w:r w:rsidR="00D572A3" w:rsidRPr="00086AE8">
        <w:rPr>
          <w:lang w:val="en-US"/>
        </w:rPr>
        <w:t xml:space="preserve"> dan LLM</w:t>
      </w:r>
      <w:r w:rsidRPr="00086AE8">
        <w:rPr>
          <w:lang w:val="en-US"/>
        </w:rPr>
        <w:t xml:space="preserve">, namun terdapat beberapa penelitian yang telah mengupayakan transformasi BPMN ke berbagai bentuk kode. </w:t>
      </w:r>
      <w:r w:rsidR="002850C5" w:rsidRPr="00086AE8">
        <w:t xml:space="preserve">Ouyang et al. </w:t>
      </w:r>
      <w:r w:rsidR="007456D2" w:rsidRPr="00086AE8">
        <w:t xml:space="preserve">dalam </w:t>
      </w:r>
      <w:sdt>
        <w:sdtPr>
          <w:id w:val="-1815942139"/>
          <w:citation/>
        </w:sdtPr>
        <w:sdtContent>
          <w:r w:rsidR="007456D2" w:rsidRPr="00086AE8">
            <w:fldChar w:fldCharType="begin"/>
          </w:r>
          <w:r w:rsidR="007456D2" w:rsidRPr="00086AE8">
            <w:rPr>
              <w:lang w:val="en-US"/>
            </w:rPr>
            <w:instrText xml:space="preserve"> CITATION Ouy06 \l 1033 </w:instrText>
          </w:r>
          <w:r w:rsidR="007456D2" w:rsidRPr="00086AE8">
            <w:fldChar w:fldCharType="separate"/>
          </w:r>
          <w:r w:rsidR="00E7109E" w:rsidRPr="00086AE8">
            <w:rPr>
              <w:noProof/>
              <w:lang w:val="en-US"/>
            </w:rPr>
            <w:t>[6]</w:t>
          </w:r>
          <w:r w:rsidR="007456D2" w:rsidRPr="00086AE8">
            <w:fldChar w:fldCharType="end"/>
          </w:r>
        </w:sdtContent>
      </w:sdt>
      <w:r w:rsidR="007456D2" w:rsidRPr="00086AE8">
        <w:t xml:space="preserve"> </w:t>
      </w:r>
      <w:r w:rsidR="008B54CE" w:rsidRPr="00086AE8">
        <w:t>menunjukkan</w:t>
      </w:r>
      <w:r w:rsidR="002850C5" w:rsidRPr="00086AE8">
        <w:t xml:space="preserve"> pendekatan untuk menerjemahkan model BPMN yang </w:t>
      </w:r>
      <w:proofErr w:type="spellStart"/>
      <w:r w:rsidR="002850C5" w:rsidRPr="00086AE8">
        <w:t>berorientasi</w:t>
      </w:r>
      <w:proofErr w:type="spellEnd"/>
      <w:r w:rsidR="002850C5" w:rsidRPr="00086AE8">
        <w:t xml:space="preserve"> </w:t>
      </w:r>
      <w:proofErr w:type="spellStart"/>
      <w:r w:rsidR="002850C5" w:rsidRPr="00086AE8">
        <w:t>graf</w:t>
      </w:r>
      <w:proofErr w:type="spellEnd"/>
      <w:r w:rsidR="002850C5" w:rsidRPr="00086AE8">
        <w:t xml:space="preserve"> </w:t>
      </w:r>
      <w:proofErr w:type="spellStart"/>
      <w:r w:rsidR="002850C5" w:rsidRPr="00086AE8">
        <w:t>menjadi</w:t>
      </w:r>
      <w:proofErr w:type="spellEnd"/>
      <w:r w:rsidR="002850C5" w:rsidRPr="00086AE8">
        <w:t xml:space="preserve"> </w:t>
      </w:r>
      <w:proofErr w:type="spellStart"/>
      <w:r w:rsidR="002850C5" w:rsidRPr="00086AE8">
        <w:t>struktur</w:t>
      </w:r>
      <w:proofErr w:type="spellEnd"/>
      <w:r w:rsidR="002850C5" w:rsidRPr="00086AE8">
        <w:t xml:space="preserve"> </w:t>
      </w:r>
      <w:proofErr w:type="spellStart"/>
      <w:r w:rsidR="002850C5" w:rsidRPr="00086AE8">
        <w:t>blok</w:t>
      </w:r>
      <w:proofErr w:type="spellEnd"/>
      <w:r w:rsidR="002850C5" w:rsidRPr="00086AE8">
        <w:t xml:space="preserve"> </w:t>
      </w:r>
      <w:proofErr w:type="spellStart"/>
      <w:r w:rsidR="002850C5" w:rsidRPr="00086AE8">
        <w:t>kode</w:t>
      </w:r>
      <w:proofErr w:type="spellEnd"/>
      <w:r w:rsidR="002850C5" w:rsidRPr="00086AE8">
        <w:t xml:space="preserve"> </w:t>
      </w:r>
      <w:r w:rsidR="006E1F06" w:rsidRPr="00086AE8">
        <w:rPr>
          <w:i/>
          <w:iCs/>
        </w:rPr>
        <w:t xml:space="preserve">Business Process Execution Language </w:t>
      </w:r>
      <w:proofErr w:type="gramStart"/>
      <w:r w:rsidR="006E1F06" w:rsidRPr="00086AE8">
        <w:t xml:space="preserve">( </w:t>
      </w:r>
      <w:r w:rsidR="002850C5" w:rsidRPr="00086AE8">
        <w:t>BPEL</w:t>
      </w:r>
      <w:proofErr w:type="gramEnd"/>
      <w:r w:rsidR="002850C5" w:rsidRPr="00086AE8">
        <w:t xml:space="preserve"> </w:t>
      </w:r>
      <w:r w:rsidR="006E1F06" w:rsidRPr="00086AE8">
        <w:t xml:space="preserve">) </w:t>
      </w:r>
      <w:r w:rsidR="008B54CE" w:rsidRPr="00086AE8">
        <w:t xml:space="preserve">yang </w:t>
      </w:r>
      <w:proofErr w:type="spellStart"/>
      <w:r w:rsidR="008B54CE" w:rsidRPr="00086AE8">
        <w:t>dapat</w:t>
      </w:r>
      <w:proofErr w:type="spellEnd"/>
      <w:r w:rsidR="008B54CE" w:rsidRPr="00086AE8">
        <w:t xml:space="preserve"> </w:t>
      </w:r>
      <w:proofErr w:type="spellStart"/>
      <w:r w:rsidR="008B54CE" w:rsidRPr="00086AE8">
        <w:t>dieksekusi</w:t>
      </w:r>
      <w:proofErr w:type="spellEnd"/>
      <w:r w:rsidR="008B54CE" w:rsidRPr="00086AE8">
        <w:t xml:space="preserve"> pada </w:t>
      </w:r>
      <w:proofErr w:type="spellStart"/>
      <w:r w:rsidR="002850C5" w:rsidRPr="00086AE8">
        <w:t>layanan</w:t>
      </w:r>
      <w:proofErr w:type="spellEnd"/>
      <w:r w:rsidR="002850C5" w:rsidRPr="00086AE8">
        <w:t xml:space="preserve"> web. Sementara itu, pendekatan Debnath et al.</w:t>
      </w:r>
      <w:r w:rsidR="007456D2" w:rsidRPr="00086AE8">
        <w:t xml:space="preserve"> pada </w:t>
      </w:r>
      <w:sdt>
        <w:sdtPr>
          <w:id w:val="981282076"/>
          <w:citation/>
        </w:sdtPr>
        <w:sdtContent>
          <w:r w:rsidR="007456D2" w:rsidRPr="00086AE8">
            <w:fldChar w:fldCharType="begin"/>
          </w:r>
          <w:r w:rsidR="007456D2" w:rsidRPr="00086AE8">
            <w:rPr>
              <w:lang w:val="en-US"/>
            </w:rPr>
            <w:instrText xml:space="preserve"> CITATION Deb12 \l 1033 </w:instrText>
          </w:r>
          <w:r w:rsidR="007456D2" w:rsidRPr="00086AE8">
            <w:fldChar w:fldCharType="separate"/>
          </w:r>
          <w:r w:rsidR="00E7109E" w:rsidRPr="00086AE8">
            <w:rPr>
              <w:noProof/>
              <w:lang w:val="en-US"/>
            </w:rPr>
            <w:t>[7]</w:t>
          </w:r>
          <w:r w:rsidR="007456D2" w:rsidRPr="00086AE8">
            <w:fldChar w:fldCharType="end"/>
          </w:r>
        </w:sdtContent>
      </w:sdt>
      <w:r w:rsidR="007456D2" w:rsidRPr="00086AE8">
        <w:t xml:space="preserve"> </w:t>
      </w:r>
      <w:r w:rsidR="002850C5" w:rsidRPr="00086AE8">
        <w:t xml:space="preserve">menunjukkan bahwa transformasi BPMN ke kode </w:t>
      </w:r>
      <w:r w:rsidRPr="00086AE8">
        <w:t xml:space="preserve">Java EE dapat dilakukan melalui berbagai tahap, dimulai dari pemetaan struktur kelas, aktivitas, dan relasi ke model </w:t>
      </w:r>
      <w:r w:rsidRPr="00086AE8">
        <w:rPr>
          <w:i/>
          <w:iCs/>
        </w:rPr>
        <w:t xml:space="preserve">Unified Model Language </w:t>
      </w:r>
      <w:r w:rsidRPr="00086AE8">
        <w:t xml:space="preserve">(UML), kemudian model UML </w:t>
      </w:r>
      <w:r w:rsidR="00825AB5" w:rsidRPr="00086AE8">
        <w:t>diubah</w:t>
      </w:r>
      <w:r w:rsidRPr="00086AE8">
        <w:t xml:space="preserve"> </w:t>
      </w:r>
      <w:r w:rsidR="00825AB5" w:rsidRPr="00086AE8">
        <w:t xml:space="preserve">menjadi </w:t>
      </w:r>
      <w:r w:rsidRPr="00086AE8">
        <w:t xml:space="preserve">profil Java EE, dan terakhir model ditranformasikan menjadi komponen Java EE secara otomatis menggunakan </w:t>
      </w:r>
      <w:r w:rsidR="000D3F7F" w:rsidRPr="00086AE8">
        <w:rPr>
          <w:i/>
          <w:iCs/>
        </w:rPr>
        <w:t xml:space="preserve">Meta Object Facility Script </w:t>
      </w:r>
      <w:r w:rsidR="000D3F7F" w:rsidRPr="00086AE8">
        <w:t>(MOFScript)</w:t>
      </w:r>
      <w:r w:rsidRPr="00086AE8">
        <w:t xml:space="preserve">. </w:t>
      </w:r>
      <w:r w:rsidR="00D572A3" w:rsidRPr="00086AE8">
        <w:rPr>
          <w:lang w:val="en-US"/>
        </w:rPr>
        <w:t xml:space="preserve">Cheon et al. </w:t>
      </w:r>
      <w:r w:rsidR="007456D2" w:rsidRPr="00086AE8">
        <w:rPr>
          <w:lang w:val="en-US"/>
        </w:rPr>
        <w:t xml:space="preserve">pada </w:t>
      </w:r>
      <w:sdt>
        <w:sdtPr>
          <w:rPr>
            <w:lang w:val="en-US"/>
          </w:rPr>
          <w:id w:val="1696349156"/>
          <w:citation/>
        </w:sdtPr>
        <w:sdtContent>
          <w:r w:rsidR="007456D2" w:rsidRPr="00086AE8">
            <w:rPr>
              <w:lang w:val="en-US"/>
            </w:rPr>
            <w:fldChar w:fldCharType="begin"/>
          </w:r>
          <w:r w:rsidR="007456D2" w:rsidRPr="00086AE8">
            <w:rPr>
              <w:lang w:val="en-US"/>
            </w:rPr>
            <w:instrText xml:space="preserve"> CITATION Che25 \l 1033 </w:instrText>
          </w:r>
          <w:r w:rsidR="007456D2" w:rsidRPr="00086AE8">
            <w:rPr>
              <w:lang w:val="en-US"/>
            </w:rPr>
            <w:fldChar w:fldCharType="separate"/>
          </w:r>
          <w:r w:rsidR="00E7109E" w:rsidRPr="00086AE8">
            <w:rPr>
              <w:noProof/>
              <w:lang w:val="en-US"/>
            </w:rPr>
            <w:t>[8]</w:t>
          </w:r>
          <w:r w:rsidR="007456D2" w:rsidRPr="00086AE8">
            <w:rPr>
              <w:lang w:val="en-US"/>
            </w:rPr>
            <w:fldChar w:fldCharType="end"/>
          </w:r>
        </w:sdtContent>
      </w:sdt>
      <w:r w:rsidR="007456D2" w:rsidRPr="00086AE8">
        <w:rPr>
          <w:lang w:val="en-US"/>
        </w:rPr>
        <w:t xml:space="preserve"> </w:t>
      </w:r>
      <w:r w:rsidR="00D572A3" w:rsidRPr="00086AE8">
        <w:rPr>
          <w:lang w:val="en-US"/>
        </w:rPr>
        <w:t xml:space="preserve">menunjukkan bahwa Large Language Models mampu menghasilkan kode dalam kerangka </w:t>
      </w:r>
      <w:r w:rsidR="00D572A3" w:rsidRPr="00086AE8">
        <w:rPr>
          <w:i/>
          <w:iCs/>
          <w:lang w:val="en-US"/>
        </w:rPr>
        <w:t>Model Driven Development</w:t>
      </w:r>
      <w:r w:rsidR="00D572A3" w:rsidRPr="00086AE8">
        <w:rPr>
          <w:lang w:val="en-US"/>
        </w:rPr>
        <w:t xml:space="preserve"> (MDD) yang mana ini selaras dengan karakteristik BPMN sebagai artefak berbasis model, sehingga meningkatkan efisiensi proses pengembangan perangkat lunak. Niculescu et al.</w:t>
      </w:r>
      <w:r w:rsidR="007456D2" w:rsidRPr="00086AE8">
        <w:rPr>
          <w:lang w:val="en-US"/>
        </w:rPr>
        <w:t xml:space="preserve"> pada </w:t>
      </w:r>
      <w:sdt>
        <w:sdtPr>
          <w:rPr>
            <w:lang w:val="en-US"/>
          </w:rPr>
          <w:id w:val="-1196072679"/>
          <w:citation/>
        </w:sdtPr>
        <w:sdtContent>
          <w:r w:rsidR="00361843" w:rsidRPr="00086AE8">
            <w:rPr>
              <w:lang w:val="en-US"/>
            </w:rPr>
            <w:fldChar w:fldCharType="begin"/>
          </w:r>
          <w:r w:rsidR="00361843" w:rsidRPr="00086AE8">
            <w:rPr>
              <w:lang w:val="en-US"/>
            </w:rPr>
            <w:instrText xml:space="preserve"> CITATION Nic25 \l 1033 </w:instrText>
          </w:r>
          <w:r w:rsidR="00361843" w:rsidRPr="00086AE8">
            <w:rPr>
              <w:lang w:val="en-US"/>
            </w:rPr>
            <w:fldChar w:fldCharType="separate"/>
          </w:r>
          <w:r w:rsidR="00E7109E" w:rsidRPr="00086AE8">
            <w:rPr>
              <w:noProof/>
              <w:lang w:val="en-US"/>
            </w:rPr>
            <w:t>[9]</w:t>
          </w:r>
          <w:r w:rsidR="00361843" w:rsidRPr="00086AE8">
            <w:rPr>
              <w:lang w:val="en-US"/>
            </w:rPr>
            <w:fldChar w:fldCharType="end"/>
          </w:r>
        </w:sdtContent>
      </w:sdt>
      <w:r w:rsidR="00D572A3" w:rsidRPr="00086AE8">
        <w:rPr>
          <w:lang w:val="en-US"/>
        </w:rPr>
        <w:t xml:space="preserve"> telah melakukan upaya transformasi diagram BPMN ke komponen React.js, namun pendekatannya belum memanfaatkan sistem pembangkit kode terstruktur. Transformasi dilakukan melalui </w:t>
      </w:r>
      <w:r w:rsidR="00D572A3" w:rsidRPr="00086AE8">
        <w:rPr>
          <w:i/>
          <w:iCs/>
          <w:lang w:val="en-US"/>
        </w:rPr>
        <w:t>prompt engineering</w:t>
      </w:r>
      <w:r w:rsidR="00D572A3" w:rsidRPr="00086AE8">
        <w:rPr>
          <w:lang w:val="en-US"/>
        </w:rPr>
        <w:t xml:space="preserve"> dengan menggabungkan unggahan citra diagram dan instruksi tekstual untuk menghasilkan beberapa jenis kode, salah satunya React.js. Metode ini memiliki keterbatasan karena LLM dalam hal ini ChatGPT tidak mampu menghasilkan keseluruhan hasil transformasi dalam satu percobaan sehingga diperlukan interaksi berulang melalui serangkaian prompt untuk memperoleh keluaran yang lengkap. </w:t>
      </w:r>
    </w:p>
    <w:p w14:paraId="1C85C50C" w14:textId="6E5A78B1" w:rsidR="00783113" w:rsidRPr="00086AE8" w:rsidRDefault="00783113" w:rsidP="002A7B43">
      <w:pPr>
        <w:pStyle w:val="NormalWeb"/>
        <w:spacing w:before="0" w:beforeAutospacing="0" w:after="0" w:afterAutospacing="0" w:line="276" w:lineRule="auto"/>
        <w:ind w:firstLine="113"/>
        <w:jc w:val="both"/>
      </w:pPr>
      <w:r w:rsidRPr="00086AE8">
        <w:rPr>
          <w:lang w:val="en-US"/>
        </w:rPr>
        <w:t xml:space="preserve">Berdasarkan permasalahan tersebut, tugas akhir ini mengusulkan pengembangan sistem pembangkit kode otomatis yang mentransformasikan model BPMN menjadi proyek React.js melalui pendekatan campuran berbasis </w:t>
      </w:r>
      <w:r w:rsidRPr="00086AE8">
        <w:rPr>
          <w:i/>
          <w:iCs/>
          <w:lang w:val="en-US"/>
        </w:rPr>
        <w:t>rule-based</w:t>
      </w:r>
      <w:r w:rsidRPr="00086AE8">
        <w:rPr>
          <w:lang w:val="en-US"/>
        </w:rPr>
        <w:t xml:space="preserve"> dan </w:t>
      </w:r>
      <w:r w:rsidRPr="00086AE8">
        <w:rPr>
          <w:i/>
          <w:iCs/>
          <w:lang w:val="en-US"/>
        </w:rPr>
        <w:t>Large Language Model</w:t>
      </w:r>
      <w:r w:rsidRPr="00086AE8">
        <w:rPr>
          <w:lang w:val="en-US"/>
        </w:rPr>
        <w:t xml:space="preserve"> (LLM). Pendekatan </w:t>
      </w:r>
      <w:r w:rsidRPr="00086AE8">
        <w:rPr>
          <w:i/>
          <w:iCs/>
          <w:lang w:val="en-US"/>
        </w:rPr>
        <w:t>rule-based</w:t>
      </w:r>
      <w:r w:rsidRPr="00086AE8">
        <w:rPr>
          <w:lang w:val="en-US"/>
        </w:rPr>
        <w:t xml:space="preserve"> digunakan untuk menerjemahkan struktur BPMN, meliputi </w:t>
      </w:r>
      <w:r w:rsidRPr="00086AE8">
        <w:rPr>
          <w:i/>
          <w:iCs/>
          <w:lang w:val="en-US"/>
        </w:rPr>
        <w:t>flow objects</w:t>
      </w:r>
      <w:r w:rsidRPr="00086AE8">
        <w:rPr>
          <w:lang w:val="en-US"/>
        </w:rPr>
        <w:t xml:space="preserve">, </w:t>
      </w:r>
      <w:r w:rsidRPr="00086AE8">
        <w:rPr>
          <w:i/>
          <w:iCs/>
          <w:lang w:val="en-US"/>
        </w:rPr>
        <w:t>connecting objects</w:t>
      </w:r>
      <w:r w:rsidRPr="00086AE8">
        <w:rPr>
          <w:lang w:val="en-US"/>
        </w:rPr>
        <w:t xml:space="preserve">, </w:t>
      </w:r>
      <w:r w:rsidRPr="00086AE8">
        <w:rPr>
          <w:i/>
          <w:iCs/>
          <w:lang w:val="en-US"/>
        </w:rPr>
        <w:t>artifacts</w:t>
      </w:r>
      <w:r w:rsidRPr="00086AE8">
        <w:rPr>
          <w:lang w:val="en-US"/>
        </w:rPr>
        <w:t xml:space="preserve">, dan </w:t>
      </w:r>
      <w:r w:rsidRPr="00086AE8">
        <w:rPr>
          <w:i/>
          <w:iCs/>
          <w:lang w:val="en-US"/>
        </w:rPr>
        <w:t>swimlane</w:t>
      </w:r>
      <w:r w:rsidRPr="00086AE8">
        <w:rPr>
          <w:lang w:val="en-US"/>
        </w:rPr>
        <w:t xml:space="preserve"> ke dalam representasi kerangka komponen React, </w:t>
      </w:r>
      <w:r w:rsidRPr="00086AE8">
        <w:rPr>
          <w:lang w:val="en-US"/>
        </w:rPr>
        <w:lastRenderedPageBreak/>
        <w:t xml:space="preserve">seperti struktur halaman, alur navigasi, data model, serta relasi antar komponen. Representasi terstruktur ini selanjutnya disintesis oleh LLM untuk menghasilkan kode React.js secara komprehensif mencakup antarmuka pengguna (JSX), </w:t>
      </w:r>
      <w:r w:rsidRPr="00086AE8">
        <w:rPr>
          <w:i/>
          <w:iCs/>
          <w:lang w:val="en-US"/>
        </w:rPr>
        <w:t>hooks</w:t>
      </w:r>
      <w:r w:rsidRPr="00086AE8">
        <w:rPr>
          <w:lang w:val="en-US"/>
        </w:rPr>
        <w:t xml:space="preserve"> dan </w:t>
      </w:r>
      <w:r w:rsidRPr="00086AE8">
        <w:rPr>
          <w:i/>
          <w:iCs/>
          <w:lang w:val="en-US"/>
        </w:rPr>
        <w:t>state management</w:t>
      </w:r>
      <w:r w:rsidRPr="00086AE8">
        <w:rPr>
          <w:lang w:val="en-US"/>
        </w:rPr>
        <w:t xml:space="preserve">, logika bisnis, integrasi API, serta modularisasi kode. Pendekatan ini diharapkan mampu meningkatkan otomasi transformasi proses bisnis ke implementasi </w:t>
      </w:r>
      <w:r w:rsidRPr="00086AE8">
        <w:rPr>
          <w:i/>
          <w:iCs/>
          <w:lang w:val="en-US"/>
        </w:rPr>
        <w:t>frontend</w:t>
      </w:r>
      <w:r w:rsidRPr="00086AE8">
        <w:rPr>
          <w:lang w:val="en-US"/>
        </w:rPr>
        <w:t xml:space="preserve"> dan sekaligus menawarkan kontribusi terhadap perluasan kajian model proses bisnis dalam konteks pengembangan perangkat lunak modern.</w:t>
      </w:r>
    </w:p>
    <w:p w14:paraId="6D490532" w14:textId="4EB69B53" w:rsidR="00E532A8" w:rsidRPr="00086AE8" w:rsidRDefault="00E532A8" w:rsidP="002A7B43">
      <w:pPr>
        <w:spacing w:line="276" w:lineRule="auto"/>
        <w:rPr>
          <w:rFonts w:cs="Times New Roman"/>
        </w:rPr>
      </w:pPr>
    </w:p>
    <w:p w14:paraId="75F1566F" w14:textId="0FF6C1D5" w:rsidR="00B9139C" w:rsidRPr="00086AE8" w:rsidRDefault="00B9139C" w:rsidP="00B9139C">
      <w:pPr>
        <w:pStyle w:val="Heading2"/>
        <w:rPr>
          <w:rFonts w:cs="Times New Roman"/>
        </w:rPr>
      </w:pPr>
      <w:bookmarkStart w:id="8" w:name="_Toc220058947"/>
      <w:r w:rsidRPr="00086AE8">
        <w:rPr>
          <w:rFonts w:cs="Times New Roman"/>
        </w:rPr>
        <w:t>Rumusan Masalah</w:t>
      </w:r>
      <w:bookmarkEnd w:id="8"/>
    </w:p>
    <w:p w14:paraId="696890EC" w14:textId="1C7AE4B9" w:rsidR="00B9139C" w:rsidRPr="00086AE8" w:rsidRDefault="00D21FD9" w:rsidP="00D21FD9">
      <w:pPr>
        <w:pStyle w:val="ListParagraph"/>
        <w:numPr>
          <w:ilvl w:val="0"/>
          <w:numId w:val="37"/>
        </w:numPr>
        <w:spacing w:line="276" w:lineRule="auto"/>
        <w:rPr>
          <w:rFonts w:cs="Times New Roman"/>
        </w:rPr>
      </w:pPr>
      <w:r w:rsidRPr="00086AE8">
        <w:rPr>
          <w:rFonts w:cs="Times New Roman"/>
        </w:rPr>
        <w:t xml:space="preserve">Bagaimana merancang aturan pemetaan model BPMN ke </w:t>
      </w:r>
      <w:proofErr w:type="spellStart"/>
      <w:r w:rsidRPr="00086AE8">
        <w:rPr>
          <w:rFonts w:cs="Times New Roman"/>
        </w:rPr>
        <w:t>represetansi</w:t>
      </w:r>
      <w:proofErr w:type="spellEnd"/>
      <w:r w:rsidRPr="00086AE8">
        <w:rPr>
          <w:rFonts w:cs="Times New Roman"/>
        </w:rPr>
        <w:t xml:space="preserve"> kerangka React.js</w:t>
      </w:r>
      <w:r w:rsidR="00264880">
        <w:rPr>
          <w:rFonts w:cs="Times New Roman"/>
        </w:rPr>
        <w:t>?</w:t>
      </w:r>
    </w:p>
    <w:p w14:paraId="7E27C98F" w14:textId="31A53BBD" w:rsidR="00D21FD9" w:rsidRPr="00086AE8" w:rsidRDefault="00D21FD9" w:rsidP="00D21FD9">
      <w:pPr>
        <w:pStyle w:val="ListParagraph"/>
        <w:numPr>
          <w:ilvl w:val="0"/>
          <w:numId w:val="37"/>
        </w:numPr>
        <w:spacing w:line="276" w:lineRule="auto"/>
        <w:rPr>
          <w:rFonts w:cs="Times New Roman"/>
        </w:rPr>
      </w:pPr>
      <w:r w:rsidRPr="00086AE8">
        <w:rPr>
          <w:rFonts w:cs="Times New Roman"/>
        </w:rPr>
        <w:t xml:space="preserve">Bagaimana mengembangkan dan mengadaptasi LLM melalui teknik CoT, </w:t>
      </w:r>
      <w:r w:rsidRPr="00086AE8">
        <w:rPr>
          <w:rFonts w:cs="Times New Roman"/>
          <w:i/>
          <w:iCs/>
        </w:rPr>
        <w:t>fine tuning,</w:t>
      </w:r>
      <w:r w:rsidRPr="00086AE8">
        <w:rPr>
          <w:rFonts w:cs="Times New Roman"/>
        </w:rPr>
        <w:t xml:space="preserve"> dan RAG, sehingga LLM dapat menghasilkan </w:t>
      </w:r>
      <w:proofErr w:type="spellStart"/>
      <w:r w:rsidRPr="00086AE8">
        <w:rPr>
          <w:rFonts w:cs="Times New Roman"/>
        </w:rPr>
        <w:t>kode</w:t>
      </w:r>
      <w:proofErr w:type="spellEnd"/>
      <w:r w:rsidRPr="00086AE8">
        <w:rPr>
          <w:rFonts w:cs="Times New Roman"/>
        </w:rPr>
        <w:t xml:space="preserve"> React.js dengan </w:t>
      </w:r>
      <w:proofErr w:type="spellStart"/>
      <w:r w:rsidRPr="00086AE8">
        <w:rPr>
          <w:rFonts w:cs="Times New Roman"/>
        </w:rPr>
        <w:t>benar</w:t>
      </w:r>
      <w:proofErr w:type="spellEnd"/>
      <w:r w:rsidR="00264880">
        <w:rPr>
          <w:rFonts w:cs="Times New Roman"/>
        </w:rPr>
        <w:t>?</w:t>
      </w:r>
    </w:p>
    <w:p w14:paraId="346B478C" w14:textId="2AF193C8" w:rsidR="00A04AAF" w:rsidRDefault="00D21FD9" w:rsidP="00A04AAF">
      <w:pPr>
        <w:pStyle w:val="ListParagraph"/>
        <w:numPr>
          <w:ilvl w:val="0"/>
          <w:numId w:val="37"/>
        </w:numPr>
        <w:spacing w:line="276" w:lineRule="auto"/>
        <w:rPr>
          <w:rFonts w:cs="Times New Roman"/>
        </w:rPr>
      </w:pPr>
      <w:r w:rsidRPr="00086AE8">
        <w:rPr>
          <w:rFonts w:cs="Times New Roman"/>
        </w:rPr>
        <w:t xml:space="preserve">Bagaimana membangun sistem pembangkit kode otomatis yang menerima model BPMN sebagai input dan menghasilkan proyek React.js yang lengkap, </w:t>
      </w:r>
      <w:proofErr w:type="spellStart"/>
      <w:r w:rsidRPr="00086AE8">
        <w:rPr>
          <w:rFonts w:cs="Times New Roman"/>
        </w:rPr>
        <w:t>terstruktur</w:t>
      </w:r>
      <w:proofErr w:type="spellEnd"/>
      <w:r w:rsidRPr="00086AE8">
        <w:rPr>
          <w:rFonts w:cs="Times New Roman"/>
        </w:rPr>
        <w:t xml:space="preserve">, dan dapat </w:t>
      </w:r>
      <w:proofErr w:type="spellStart"/>
      <w:r w:rsidRPr="00086AE8">
        <w:rPr>
          <w:rFonts w:cs="Times New Roman"/>
        </w:rPr>
        <w:t>dipelihara</w:t>
      </w:r>
      <w:bookmarkStart w:id="9" w:name="_Toc220058948"/>
      <w:proofErr w:type="spellEnd"/>
      <w:r w:rsidR="00264880">
        <w:rPr>
          <w:rFonts w:cs="Times New Roman"/>
        </w:rPr>
        <w:t>?</w:t>
      </w:r>
    </w:p>
    <w:p w14:paraId="0BF87ED2" w14:textId="012C8554" w:rsidR="00A04AAF" w:rsidRPr="00A04AAF" w:rsidRDefault="00A04AAF" w:rsidP="00A04AAF">
      <w:pPr>
        <w:pStyle w:val="ListParagraph"/>
        <w:numPr>
          <w:ilvl w:val="0"/>
          <w:numId w:val="37"/>
        </w:numPr>
        <w:spacing w:line="276" w:lineRule="auto"/>
        <w:rPr>
          <w:rFonts w:cs="Times New Roman"/>
        </w:rPr>
      </w:pPr>
      <w:proofErr w:type="spellStart"/>
      <w:r w:rsidRPr="00A04AAF">
        <w:rPr>
          <w:rStyle w:val="Strong"/>
          <w:b w:val="0"/>
          <w:bCs w:val="0"/>
        </w:rPr>
        <w:t>Bagaimana</w:t>
      </w:r>
      <w:proofErr w:type="spellEnd"/>
      <w:r w:rsidRPr="00A04AAF">
        <w:rPr>
          <w:rStyle w:val="Strong"/>
          <w:b w:val="0"/>
          <w:bCs w:val="0"/>
        </w:rPr>
        <w:t xml:space="preserve"> </w:t>
      </w:r>
      <w:proofErr w:type="spellStart"/>
      <w:r w:rsidRPr="00A04AAF">
        <w:rPr>
          <w:rStyle w:val="Strong"/>
          <w:b w:val="0"/>
          <w:bCs w:val="0"/>
        </w:rPr>
        <w:t>hasil</w:t>
      </w:r>
      <w:proofErr w:type="spellEnd"/>
      <w:r w:rsidRPr="00A04AAF">
        <w:rPr>
          <w:rStyle w:val="Strong"/>
          <w:b w:val="0"/>
          <w:bCs w:val="0"/>
        </w:rPr>
        <w:t xml:space="preserve"> </w:t>
      </w:r>
      <w:proofErr w:type="spellStart"/>
      <w:r w:rsidRPr="00A04AAF">
        <w:rPr>
          <w:rStyle w:val="Strong"/>
          <w:b w:val="0"/>
          <w:bCs w:val="0"/>
        </w:rPr>
        <w:t>evaluasi</w:t>
      </w:r>
      <w:proofErr w:type="spellEnd"/>
      <w:r w:rsidRPr="00A04AAF">
        <w:rPr>
          <w:rStyle w:val="Strong"/>
          <w:b w:val="0"/>
          <w:bCs w:val="0"/>
        </w:rPr>
        <w:t xml:space="preserve"> </w:t>
      </w:r>
      <w:proofErr w:type="spellStart"/>
      <w:r w:rsidRPr="00A04AAF">
        <w:rPr>
          <w:rStyle w:val="Strong"/>
          <w:b w:val="0"/>
          <w:bCs w:val="0"/>
        </w:rPr>
        <w:t>metode</w:t>
      </w:r>
      <w:proofErr w:type="spellEnd"/>
      <w:r w:rsidRPr="00A04AAF">
        <w:rPr>
          <w:rStyle w:val="Strong"/>
          <w:b w:val="0"/>
          <w:bCs w:val="0"/>
        </w:rPr>
        <w:t xml:space="preserve"> yang </w:t>
      </w:r>
      <w:proofErr w:type="spellStart"/>
      <w:r w:rsidRPr="00A04AAF">
        <w:rPr>
          <w:rStyle w:val="Strong"/>
          <w:b w:val="0"/>
          <w:bCs w:val="0"/>
        </w:rPr>
        <w:t>diusulkan</w:t>
      </w:r>
      <w:proofErr w:type="spellEnd"/>
      <w:r w:rsidRPr="00A04AAF">
        <w:t xml:space="preserve"> </w:t>
      </w:r>
      <w:proofErr w:type="spellStart"/>
      <w:r w:rsidRPr="00A04AAF">
        <w:t>dalam</w:t>
      </w:r>
      <w:proofErr w:type="spellEnd"/>
      <w:r w:rsidRPr="00A04AAF">
        <w:t xml:space="preserve"> </w:t>
      </w:r>
      <w:proofErr w:type="spellStart"/>
      <w:r w:rsidRPr="00A04AAF">
        <w:t>menghasilkan</w:t>
      </w:r>
      <w:proofErr w:type="spellEnd"/>
      <w:r w:rsidRPr="00A04AAF">
        <w:t xml:space="preserve"> </w:t>
      </w:r>
      <w:proofErr w:type="spellStart"/>
      <w:r w:rsidRPr="00A04AAF">
        <w:t>kode</w:t>
      </w:r>
      <w:proofErr w:type="spellEnd"/>
      <w:r w:rsidRPr="00A04AAF">
        <w:t xml:space="preserve"> React.js </w:t>
      </w:r>
      <w:proofErr w:type="spellStart"/>
      <w:r w:rsidRPr="00A04AAF">
        <w:t>berdasarkan</w:t>
      </w:r>
      <w:proofErr w:type="spellEnd"/>
      <w:r w:rsidRPr="00A04AAF">
        <w:t xml:space="preserve"> model BPMN </w:t>
      </w:r>
      <w:proofErr w:type="spellStart"/>
      <w:r w:rsidRPr="00A04AAF">
        <w:t>ditinjau</w:t>
      </w:r>
      <w:proofErr w:type="spellEnd"/>
      <w:r w:rsidRPr="00A04AAF">
        <w:t xml:space="preserve"> </w:t>
      </w:r>
      <w:proofErr w:type="spellStart"/>
      <w:r w:rsidRPr="00A04AAF">
        <w:t>dari</w:t>
      </w:r>
      <w:proofErr w:type="spellEnd"/>
      <w:r w:rsidRPr="00A04AAF">
        <w:t xml:space="preserve"> </w:t>
      </w:r>
      <w:proofErr w:type="spellStart"/>
      <w:r w:rsidRPr="00A04AAF">
        <w:t>aspek</w:t>
      </w:r>
      <w:proofErr w:type="spellEnd"/>
      <w:r w:rsidRPr="00A04AAF">
        <w:t xml:space="preserve"> </w:t>
      </w:r>
      <w:proofErr w:type="spellStart"/>
      <w:r w:rsidRPr="00A04AAF">
        <w:t>akurasi</w:t>
      </w:r>
      <w:proofErr w:type="spellEnd"/>
      <w:r w:rsidRPr="00A04AAF">
        <w:t xml:space="preserve"> </w:t>
      </w:r>
      <w:proofErr w:type="spellStart"/>
      <w:r w:rsidRPr="00A04AAF">
        <w:t>pemetaan</w:t>
      </w:r>
      <w:proofErr w:type="spellEnd"/>
      <w:r w:rsidRPr="00A04AAF">
        <w:t xml:space="preserve"> proses </w:t>
      </w:r>
      <w:proofErr w:type="spellStart"/>
      <w:r w:rsidRPr="00A04AAF">
        <w:t>serta</w:t>
      </w:r>
      <w:proofErr w:type="spellEnd"/>
      <w:r w:rsidRPr="00A04AAF">
        <w:t xml:space="preserve"> </w:t>
      </w:r>
      <w:proofErr w:type="spellStart"/>
      <w:r w:rsidRPr="00A04AAF">
        <w:t>kualitas</w:t>
      </w:r>
      <w:proofErr w:type="spellEnd"/>
      <w:r w:rsidRPr="00A04AAF">
        <w:t xml:space="preserve"> </w:t>
      </w:r>
      <w:proofErr w:type="spellStart"/>
      <w:r w:rsidRPr="00A04AAF">
        <w:t>kode</w:t>
      </w:r>
      <w:proofErr w:type="spellEnd"/>
      <w:r w:rsidRPr="00A04AAF">
        <w:t xml:space="preserve"> yang </w:t>
      </w:r>
      <w:proofErr w:type="spellStart"/>
      <w:r w:rsidRPr="00A04AAF">
        <w:t>dihasilkan</w:t>
      </w:r>
      <w:proofErr w:type="spellEnd"/>
      <w:r w:rsidR="00CB0081">
        <w:t>?</w:t>
      </w:r>
    </w:p>
    <w:p w14:paraId="485C6D56" w14:textId="540243D6" w:rsidR="00B9139C" w:rsidRPr="00086AE8" w:rsidRDefault="00CD687B" w:rsidP="00D21FD9">
      <w:pPr>
        <w:pStyle w:val="Heading2"/>
        <w:spacing w:line="276" w:lineRule="auto"/>
        <w:rPr>
          <w:rFonts w:cs="Times New Roman"/>
        </w:rPr>
      </w:pPr>
      <w:r w:rsidRPr="00086AE8">
        <w:rPr>
          <w:rFonts w:cs="Times New Roman"/>
        </w:rPr>
        <w:t>Batasan Masalah</w:t>
      </w:r>
      <w:bookmarkEnd w:id="9"/>
    </w:p>
    <w:p w14:paraId="41921863" w14:textId="5FC545B8" w:rsidR="00945A57" w:rsidRPr="00086AE8" w:rsidRDefault="00945A57" w:rsidP="00D21FD9">
      <w:pPr>
        <w:spacing w:line="276" w:lineRule="auto"/>
        <w:rPr>
          <w:rFonts w:cs="Times New Roman"/>
        </w:rPr>
      </w:pPr>
      <w:r w:rsidRPr="00086AE8">
        <w:rPr>
          <w:rFonts w:cs="Times New Roman"/>
        </w:rPr>
        <w:t>Tugas akhir ini memiliki batasan masalah, yaitu</w:t>
      </w:r>
    </w:p>
    <w:p w14:paraId="720E879F" w14:textId="750F5A01" w:rsidR="00945A57" w:rsidRPr="00086AE8" w:rsidRDefault="00945A57" w:rsidP="00D21FD9">
      <w:pPr>
        <w:pStyle w:val="ListParagraph"/>
        <w:numPr>
          <w:ilvl w:val="0"/>
          <w:numId w:val="14"/>
        </w:numPr>
        <w:spacing w:line="276" w:lineRule="auto"/>
        <w:rPr>
          <w:rFonts w:cs="Times New Roman"/>
        </w:rPr>
      </w:pPr>
      <w:r w:rsidRPr="00086AE8">
        <w:rPr>
          <w:rFonts w:cs="Times New Roman"/>
        </w:rPr>
        <w:t>Analisis terbatas pada cakupan elemen BPMN 2.0</w:t>
      </w:r>
      <w:r w:rsidR="00D21FD9" w:rsidRPr="00086AE8">
        <w:rPr>
          <w:rFonts w:cs="Times New Roman"/>
        </w:rPr>
        <w:t>.</w:t>
      </w:r>
    </w:p>
    <w:p w14:paraId="1DA44210" w14:textId="68FCC827" w:rsidR="00B9139C" w:rsidRPr="00086AE8" w:rsidRDefault="00D21FD9" w:rsidP="00D21FD9">
      <w:pPr>
        <w:pStyle w:val="ListParagraph"/>
        <w:numPr>
          <w:ilvl w:val="0"/>
          <w:numId w:val="14"/>
        </w:numPr>
        <w:spacing w:line="276" w:lineRule="auto"/>
        <w:rPr>
          <w:rFonts w:cs="Times New Roman"/>
        </w:rPr>
      </w:pPr>
      <w:r w:rsidRPr="00086AE8">
        <w:rPr>
          <w:rFonts w:cs="Times New Roman"/>
        </w:rPr>
        <w:t xml:space="preserve">Data proses LLM berstruktur ChatML untuk </w:t>
      </w:r>
      <w:r w:rsidRPr="00086AE8">
        <w:rPr>
          <w:rFonts w:cs="Times New Roman"/>
          <w:i/>
          <w:iCs/>
        </w:rPr>
        <w:t>fine tuning</w:t>
      </w:r>
      <w:r w:rsidRPr="00086AE8">
        <w:rPr>
          <w:rFonts w:cs="Times New Roman"/>
        </w:rPr>
        <w:t xml:space="preserve"> dan PDF untuk RAG.</w:t>
      </w:r>
    </w:p>
    <w:p w14:paraId="47CF4177" w14:textId="6E1C27FE" w:rsidR="00D21FD9" w:rsidRPr="00A04AAF" w:rsidRDefault="00D21FD9" w:rsidP="00D21FD9">
      <w:pPr>
        <w:pStyle w:val="ListParagraph"/>
        <w:numPr>
          <w:ilvl w:val="0"/>
          <w:numId w:val="14"/>
        </w:numPr>
        <w:spacing w:line="276" w:lineRule="auto"/>
        <w:rPr>
          <w:rFonts w:cs="Times New Roman"/>
        </w:rPr>
      </w:pPr>
      <w:r w:rsidRPr="00086AE8">
        <w:rPr>
          <w:rFonts w:cs="Times New Roman"/>
        </w:rPr>
        <w:t xml:space="preserve">Keluaran sistem merupakan aplikasi React.js sederhana berbasis Vite dan Typescript dengan CSR, </w:t>
      </w:r>
      <w:r w:rsidRPr="00086AE8">
        <w:rPr>
          <w:rFonts w:cs="Times New Roman"/>
          <w:i/>
          <w:iCs/>
        </w:rPr>
        <w:t xml:space="preserve">state management </w:t>
      </w:r>
      <w:r w:rsidRPr="00086AE8">
        <w:rPr>
          <w:rFonts w:cs="Times New Roman"/>
        </w:rPr>
        <w:t xml:space="preserve">menggunakan zustand, dan </w:t>
      </w:r>
      <w:r w:rsidRPr="00086AE8">
        <w:rPr>
          <w:rFonts w:cs="Times New Roman"/>
          <w:i/>
          <w:iCs/>
        </w:rPr>
        <w:t>routing</w:t>
      </w:r>
      <w:r w:rsidRPr="00086AE8">
        <w:rPr>
          <w:rFonts w:cs="Times New Roman"/>
        </w:rPr>
        <w:t xml:space="preserve"> menggunakan </w:t>
      </w:r>
      <w:r w:rsidRPr="00086AE8">
        <w:rPr>
          <w:rFonts w:cs="Times New Roman"/>
          <w:i/>
          <w:iCs/>
        </w:rPr>
        <w:t>react router</w:t>
      </w:r>
      <w:r w:rsidRPr="00086AE8">
        <w:rPr>
          <w:rFonts w:cs="Times New Roman"/>
        </w:rPr>
        <w:t xml:space="preserve"> tanpa ada </w:t>
      </w:r>
      <w:r w:rsidRPr="00086AE8">
        <w:rPr>
          <w:rFonts w:cs="Times New Roman"/>
          <w:i/>
          <w:iCs/>
        </w:rPr>
        <w:t>backend, database</w:t>
      </w:r>
      <w:r w:rsidRPr="00086AE8">
        <w:rPr>
          <w:rFonts w:cs="Times New Roman"/>
        </w:rPr>
        <w:t xml:space="preserve">, dan </w:t>
      </w:r>
      <w:r w:rsidRPr="00086AE8">
        <w:rPr>
          <w:rFonts w:cs="Times New Roman"/>
          <w:i/>
          <w:iCs/>
        </w:rPr>
        <w:t>deployment.</w:t>
      </w:r>
    </w:p>
    <w:p w14:paraId="160CF4C9" w14:textId="524F774C" w:rsidR="00B43BF1" w:rsidRPr="00086AE8" w:rsidRDefault="00CD687B" w:rsidP="00D21FD9">
      <w:pPr>
        <w:pStyle w:val="Heading2"/>
        <w:spacing w:line="276" w:lineRule="auto"/>
        <w:rPr>
          <w:rFonts w:cs="Times New Roman"/>
        </w:rPr>
      </w:pPr>
      <w:bookmarkStart w:id="10" w:name="_Toc220058949"/>
      <w:r w:rsidRPr="00086AE8">
        <w:rPr>
          <w:rFonts w:cs="Times New Roman"/>
        </w:rPr>
        <w:t>Tujuan</w:t>
      </w:r>
      <w:bookmarkEnd w:id="10"/>
    </w:p>
    <w:p w14:paraId="4DA084BC" w14:textId="74DB205A" w:rsidR="005C1EAB" w:rsidRPr="00086AE8" w:rsidRDefault="00455BA8" w:rsidP="00D21FD9">
      <w:pPr>
        <w:spacing w:line="276" w:lineRule="auto"/>
        <w:rPr>
          <w:rFonts w:cs="Times New Roman"/>
        </w:rPr>
      </w:pPr>
      <w:r w:rsidRPr="00086AE8">
        <w:rPr>
          <w:rFonts w:cs="Times New Roman"/>
        </w:rPr>
        <w:t xml:space="preserve">Tujuan </w:t>
      </w:r>
      <w:r w:rsidR="00B42E03" w:rsidRPr="00086AE8">
        <w:rPr>
          <w:rFonts w:cs="Times New Roman"/>
        </w:rPr>
        <w:t>u</w:t>
      </w:r>
      <w:r w:rsidRPr="00086AE8">
        <w:rPr>
          <w:rFonts w:cs="Times New Roman"/>
        </w:rPr>
        <w:t>t</w:t>
      </w:r>
      <w:r w:rsidR="00B42E03" w:rsidRPr="00086AE8">
        <w:rPr>
          <w:rFonts w:cs="Times New Roman"/>
        </w:rPr>
        <w:t>ama t</w:t>
      </w:r>
      <w:r w:rsidRPr="00086AE8">
        <w:rPr>
          <w:rFonts w:cs="Times New Roman"/>
        </w:rPr>
        <w:t>ugas akhir</w:t>
      </w:r>
      <w:r w:rsidR="00B42E03" w:rsidRPr="00086AE8">
        <w:rPr>
          <w:rFonts w:cs="Times New Roman"/>
        </w:rPr>
        <w:t xml:space="preserve"> ini adalah: </w:t>
      </w:r>
    </w:p>
    <w:p w14:paraId="477E0556" w14:textId="66BF3279" w:rsidR="00B42E03" w:rsidRPr="00086AE8" w:rsidRDefault="00945A57" w:rsidP="00D21FD9">
      <w:pPr>
        <w:pStyle w:val="ListParagraph"/>
        <w:numPr>
          <w:ilvl w:val="0"/>
          <w:numId w:val="12"/>
        </w:numPr>
        <w:spacing w:line="276" w:lineRule="auto"/>
        <w:rPr>
          <w:rFonts w:cs="Times New Roman"/>
        </w:rPr>
      </w:pPr>
      <w:r w:rsidRPr="00086AE8">
        <w:rPr>
          <w:rFonts w:cs="Times New Roman"/>
        </w:rPr>
        <w:t xml:space="preserve">Merumuskan dan mengimplementasikan </w:t>
      </w:r>
      <w:r w:rsidR="00B42E03" w:rsidRPr="00086AE8">
        <w:rPr>
          <w:rFonts w:cs="Times New Roman"/>
        </w:rPr>
        <w:t xml:space="preserve">aturan pemetaan model BPMN ke representasi kerangka React.js. </w:t>
      </w:r>
    </w:p>
    <w:p w14:paraId="68D93D0D" w14:textId="490E52F6" w:rsidR="00B42E03" w:rsidRPr="00086AE8" w:rsidRDefault="00B42E03" w:rsidP="00D21FD9">
      <w:pPr>
        <w:pStyle w:val="ListParagraph"/>
        <w:numPr>
          <w:ilvl w:val="0"/>
          <w:numId w:val="12"/>
        </w:numPr>
        <w:spacing w:line="276" w:lineRule="auto"/>
        <w:rPr>
          <w:rFonts w:cs="Times New Roman"/>
        </w:rPr>
      </w:pPr>
      <w:r w:rsidRPr="00086AE8">
        <w:rPr>
          <w:rFonts w:cs="Times New Roman"/>
        </w:rPr>
        <w:t xml:space="preserve">Mengembangkan model LLM yang </w:t>
      </w:r>
      <w:r w:rsidR="00945A57" w:rsidRPr="00086AE8">
        <w:rPr>
          <w:rFonts w:cs="Times New Roman"/>
        </w:rPr>
        <w:t xml:space="preserve">paham </w:t>
      </w:r>
      <w:r w:rsidRPr="00086AE8">
        <w:rPr>
          <w:rFonts w:cs="Times New Roman"/>
        </w:rPr>
        <w:t xml:space="preserve">dengan konteks </w:t>
      </w:r>
      <w:r w:rsidR="00945A57" w:rsidRPr="00086AE8">
        <w:rPr>
          <w:rFonts w:cs="Times New Roman"/>
        </w:rPr>
        <w:t xml:space="preserve">semantik </w:t>
      </w:r>
      <w:r w:rsidRPr="00086AE8">
        <w:rPr>
          <w:rFonts w:cs="Times New Roman"/>
        </w:rPr>
        <w:t>BPMN</w:t>
      </w:r>
      <w:r w:rsidR="00945A57" w:rsidRPr="00086AE8">
        <w:rPr>
          <w:rFonts w:cs="Times New Roman"/>
        </w:rPr>
        <w:t xml:space="preserve"> dan menghasilkan kode React.js dengan metode </w:t>
      </w:r>
      <w:r w:rsidR="00D21FD9" w:rsidRPr="00086AE8">
        <w:rPr>
          <w:rFonts w:cs="Times New Roman"/>
        </w:rPr>
        <w:t xml:space="preserve">Cot, </w:t>
      </w:r>
      <w:r w:rsidR="00945A57" w:rsidRPr="00086AE8">
        <w:rPr>
          <w:rFonts w:cs="Times New Roman"/>
          <w:i/>
          <w:iCs/>
        </w:rPr>
        <w:t>fine tuning</w:t>
      </w:r>
      <w:r w:rsidR="00D21FD9" w:rsidRPr="00086AE8">
        <w:rPr>
          <w:rFonts w:cs="Times New Roman"/>
          <w:i/>
          <w:iCs/>
        </w:rPr>
        <w:t xml:space="preserve">, </w:t>
      </w:r>
      <w:r w:rsidR="00D21FD9" w:rsidRPr="00086AE8">
        <w:rPr>
          <w:rFonts w:cs="Times New Roman"/>
        </w:rPr>
        <w:t>dan RAG</w:t>
      </w:r>
      <w:r w:rsidR="00945A57" w:rsidRPr="00086AE8">
        <w:rPr>
          <w:rFonts w:cs="Times New Roman"/>
        </w:rPr>
        <w:t>.</w:t>
      </w:r>
    </w:p>
    <w:p w14:paraId="0FB0DB67" w14:textId="3FC530B0" w:rsidR="00B42E03" w:rsidRDefault="00B42E03" w:rsidP="00D21FD9">
      <w:pPr>
        <w:pStyle w:val="ListParagraph"/>
        <w:numPr>
          <w:ilvl w:val="0"/>
          <w:numId w:val="12"/>
        </w:numPr>
        <w:spacing w:line="276" w:lineRule="auto"/>
        <w:rPr>
          <w:rFonts w:cs="Times New Roman"/>
        </w:rPr>
      </w:pPr>
      <w:r w:rsidRPr="00086AE8">
        <w:rPr>
          <w:rFonts w:cs="Times New Roman"/>
        </w:rPr>
        <w:t xml:space="preserve">Membangun </w:t>
      </w:r>
      <w:r w:rsidR="00945A57" w:rsidRPr="00086AE8">
        <w:rPr>
          <w:rFonts w:cs="Times New Roman"/>
        </w:rPr>
        <w:t xml:space="preserve">sistem </w:t>
      </w:r>
      <w:r w:rsidRPr="00086AE8">
        <w:rPr>
          <w:rFonts w:cs="Times New Roman"/>
        </w:rPr>
        <w:t xml:space="preserve">pembangkit kode yang menerima </w:t>
      </w:r>
      <w:r w:rsidR="00D21FD9" w:rsidRPr="00086AE8">
        <w:rPr>
          <w:rFonts w:cs="Times New Roman"/>
        </w:rPr>
        <w:t>model</w:t>
      </w:r>
      <w:r w:rsidRPr="00086AE8">
        <w:rPr>
          <w:rFonts w:cs="Times New Roman"/>
        </w:rPr>
        <w:t xml:space="preserve"> BPMN </w:t>
      </w:r>
      <w:r w:rsidR="00945A57" w:rsidRPr="00086AE8">
        <w:rPr>
          <w:rFonts w:cs="Times New Roman"/>
        </w:rPr>
        <w:t xml:space="preserve">sebagai masukan </w:t>
      </w:r>
      <w:r w:rsidRPr="00086AE8">
        <w:rPr>
          <w:rFonts w:cs="Times New Roman"/>
        </w:rPr>
        <w:t xml:space="preserve">dan menghasilkan projek React.js lengkap yang </w:t>
      </w:r>
      <w:proofErr w:type="spellStart"/>
      <w:r w:rsidRPr="00086AE8">
        <w:rPr>
          <w:rFonts w:cs="Times New Roman"/>
        </w:rPr>
        <w:t>bersih</w:t>
      </w:r>
      <w:proofErr w:type="spellEnd"/>
      <w:r w:rsidRPr="00086AE8">
        <w:rPr>
          <w:rFonts w:cs="Times New Roman"/>
        </w:rPr>
        <w:t xml:space="preserve"> dan </w:t>
      </w:r>
      <w:proofErr w:type="spellStart"/>
      <w:r w:rsidR="00945A57" w:rsidRPr="00086AE8">
        <w:rPr>
          <w:rFonts w:cs="Times New Roman"/>
        </w:rPr>
        <w:t>mudah</w:t>
      </w:r>
      <w:proofErr w:type="spellEnd"/>
      <w:r w:rsidR="00945A57" w:rsidRPr="00086AE8">
        <w:rPr>
          <w:rFonts w:cs="Times New Roman"/>
        </w:rPr>
        <w:t xml:space="preserve"> </w:t>
      </w:r>
      <w:proofErr w:type="spellStart"/>
      <w:r w:rsidR="00945A57" w:rsidRPr="00086AE8">
        <w:rPr>
          <w:rFonts w:cs="Times New Roman"/>
        </w:rPr>
        <w:t>dipelihara</w:t>
      </w:r>
      <w:proofErr w:type="spellEnd"/>
      <w:r w:rsidRPr="00086AE8">
        <w:rPr>
          <w:rFonts w:cs="Times New Roman"/>
        </w:rPr>
        <w:t>.</w:t>
      </w:r>
    </w:p>
    <w:p w14:paraId="5013E2E8" w14:textId="4830BF2F" w:rsidR="00800855" w:rsidRDefault="00CB0081" w:rsidP="00800855">
      <w:pPr>
        <w:pStyle w:val="ListParagraph"/>
        <w:numPr>
          <w:ilvl w:val="0"/>
          <w:numId w:val="12"/>
        </w:numPr>
        <w:spacing w:line="276" w:lineRule="auto"/>
        <w:rPr>
          <w:rFonts w:cs="Times New Roman"/>
        </w:rPr>
      </w:pPr>
      <w:proofErr w:type="spellStart"/>
      <w:r w:rsidRPr="00A04AAF">
        <w:rPr>
          <w:rFonts w:cs="Times New Roman"/>
        </w:rPr>
        <w:t>Melakukan</w:t>
      </w:r>
      <w:proofErr w:type="spellEnd"/>
      <w:r w:rsidRPr="00A04AAF">
        <w:rPr>
          <w:rFonts w:cs="Times New Roman"/>
        </w:rPr>
        <w:t xml:space="preserve"> </w:t>
      </w:r>
      <w:proofErr w:type="spellStart"/>
      <w:r w:rsidRPr="00A04AAF">
        <w:rPr>
          <w:rFonts w:cs="Times New Roman"/>
        </w:rPr>
        <w:t>evaluasi</w:t>
      </w:r>
      <w:proofErr w:type="spellEnd"/>
      <w:r w:rsidRPr="00A04AAF">
        <w:rPr>
          <w:rFonts w:cs="Times New Roman"/>
        </w:rPr>
        <w:t xml:space="preserve"> terhadap </w:t>
      </w:r>
      <w:proofErr w:type="spellStart"/>
      <w:r w:rsidRPr="00A04AAF">
        <w:rPr>
          <w:rFonts w:cs="Times New Roman"/>
        </w:rPr>
        <w:t>metode</w:t>
      </w:r>
      <w:proofErr w:type="spellEnd"/>
      <w:r w:rsidRPr="00A04AAF">
        <w:rPr>
          <w:rFonts w:cs="Times New Roman"/>
        </w:rPr>
        <w:t xml:space="preserve"> yang </w:t>
      </w:r>
      <w:proofErr w:type="spellStart"/>
      <w:r w:rsidRPr="00A04AAF">
        <w:rPr>
          <w:rFonts w:cs="Times New Roman"/>
        </w:rPr>
        <w:t>diusulkan</w:t>
      </w:r>
      <w:proofErr w:type="spellEnd"/>
      <w:r w:rsidRPr="00A04AAF">
        <w:rPr>
          <w:rFonts w:cs="Times New Roman"/>
        </w:rPr>
        <w:t xml:space="preserve"> untuk </w:t>
      </w:r>
      <w:proofErr w:type="spellStart"/>
      <w:r w:rsidRPr="00A04AAF">
        <w:rPr>
          <w:rFonts w:cs="Times New Roman"/>
        </w:rPr>
        <w:t>menilai</w:t>
      </w:r>
      <w:proofErr w:type="spellEnd"/>
      <w:r w:rsidRPr="00A04AAF">
        <w:rPr>
          <w:rFonts w:cs="Times New Roman"/>
        </w:rPr>
        <w:t xml:space="preserve"> </w:t>
      </w:r>
      <w:proofErr w:type="spellStart"/>
      <w:r w:rsidRPr="00A04AAF">
        <w:rPr>
          <w:rFonts w:cs="Times New Roman"/>
        </w:rPr>
        <w:t>tingkat</w:t>
      </w:r>
      <w:proofErr w:type="spellEnd"/>
      <w:r w:rsidRPr="00A04AAF">
        <w:rPr>
          <w:rFonts w:cs="Times New Roman"/>
        </w:rPr>
        <w:t xml:space="preserve"> </w:t>
      </w:r>
      <w:proofErr w:type="spellStart"/>
      <w:r w:rsidRPr="00A04AAF">
        <w:rPr>
          <w:rFonts w:cs="Times New Roman"/>
        </w:rPr>
        <w:t>akurasi</w:t>
      </w:r>
      <w:proofErr w:type="spellEnd"/>
      <w:r w:rsidRPr="00A04AAF">
        <w:rPr>
          <w:rFonts w:cs="Times New Roman"/>
        </w:rPr>
        <w:t xml:space="preserve"> </w:t>
      </w:r>
      <w:proofErr w:type="spellStart"/>
      <w:r w:rsidRPr="00A04AAF">
        <w:rPr>
          <w:rFonts w:cs="Times New Roman"/>
        </w:rPr>
        <w:t>pemetaan</w:t>
      </w:r>
      <w:proofErr w:type="spellEnd"/>
      <w:r w:rsidRPr="00A04AAF">
        <w:rPr>
          <w:rFonts w:cs="Times New Roman"/>
        </w:rPr>
        <w:t xml:space="preserve"> BPMN ke </w:t>
      </w:r>
      <w:proofErr w:type="spellStart"/>
      <w:r w:rsidRPr="00A04AAF">
        <w:rPr>
          <w:rFonts w:cs="Times New Roman"/>
        </w:rPr>
        <w:t>kode</w:t>
      </w:r>
      <w:proofErr w:type="spellEnd"/>
      <w:r w:rsidRPr="00A04AAF">
        <w:rPr>
          <w:rFonts w:cs="Times New Roman"/>
        </w:rPr>
        <w:t xml:space="preserve"> React.js </w:t>
      </w:r>
      <w:proofErr w:type="spellStart"/>
      <w:r w:rsidRPr="00A04AAF">
        <w:rPr>
          <w:rFonts w:cs="Times New Roman"/>
        </w:rPr>
        <w:t>serta</w:t>
      </w:r>
      <w:proofErr w:type="spellEnd"/>
      <w:r w:rsidRPr="00A04AAF">
        <w:rPr>
          <w:rFonts w:cs="Times New Roman"/>
        </w:rPr>
        <w:t xml:space="preserve"> </w:t>
      </w:r>
      <w:proofErr w:type="spellStart"/>
      <w:r w:rsidRPr="00A04AAF">
        <w:rPr>
          <w:rFonts w:cs="Times New Roman"/>
        </w:rPr>
        <w:t>kualitas</w:t>
      </w:r>
      <w:proofErr w:type="spellEnd"/>
      <w:r w:rsidRPr="00A04AAF">
        <w:rPr>
          <w:rFonts w:cs="Times New Roman"/>
        </w:rPr>
        <w:t xml:space="preserve"> </w:t>
      </w:r>
      <w:proofErr w:type="spellStart"/>
      <w:r w:rsidRPr="00A04AAF">
        <w:rPr>
          <w:rFonts w:cs="Times New Roman"/>
        </w:rPr>
        <w:t>kode</w:t>
      </w:r>
      <w:proofErr w:type="spellEnd"/>
      <w:r w:rsidRPr="00A04AAF">
        <w:rPr>
          <w:rFonts w:cs="Times New Roman"/>
        </w:rPr>
        <w:t xml:space="preserve"> yang </w:t>
      </w:r>
      <w:proofErr w:type="spellStart"/>
      <w:r w:rsidRPr="00A04AAF">
        <w:rPr>
          <w:rFonts w:cs="Times New Roman"/>
        </w:rPr>
        <w:t>dihasilkan</w:t>
      </w:r>
      <w:proofErr w:type="spellEnd"/>
      <w:r w:rsidRPr="00A04AAF">
        <w:rPr>
          <w:rFonts w:cs="Times New Roman"/>
        </w:rPr>
        <w:t xml:space="preserve"> berdasarkan </w:t>
      </w:r>
      <w:proofErr w:type="spellStart"/>
      <w:r w:rsidRPr="00A04AAF">
        <w:rPr>
          <w:rFonts w:cs="Times New Roman"/>
        </w:rPr>
        <w:t>kriteria</w:t>
      </w:r>
      <w:proofErr w:type="spellEnd"/>
      <w:r w:rsidRPr="00A04AAF">
        <w:rPr>
          <w:rFonts w:cs="Times New Roman"/>
        </w:rPr>
        <w:t xml:space="preserve"> </w:t>
      </w:r>
      <w:proofErr w:type="spellStart"/>
      <w:r w:rsidRPr="00A04AAF">
        <w:rPr>
          <w:rFonts w:cs="Times New Roman"/>
        </w:rPr>
        <w:t>fungsionalitas</w:t>
      </w:r>
      <w:proofErr w:type="spellEnd"/>
      <w:r w:rsidRPr="00A04AAF">
        <w:rPr>
          <w:rFonts w:cs="Times New Roman"/>
        </w:rPr>
        <w:t xml:space="preserve"> dan </w:t>
      </w:r>
      <w:proofErr w:type="spellStart"/>
      <w:r>
        <w:rPr>
          <w:rFonts w:cs="Times New Roman"/>
        </w:rPr>
        <w:t>pemeliharaan</w:t>
      </w:r>
      <w:proofErr w:type="spellEnd"/>
      <w:r w:rsidRPr="00A04AAF">
        <w:rPr>
          <w:rFonts w:cs="Times New Roman"/>
        </w:rPr>
        <w:t>.</w:t>
      </w:r>
      <w:bookmarkStart w:id="11" w:name="_Toc220058950"/>
    </w:p>
    <w:p w14:paraId="1259A45F" w14:textId="77777777" w:rsidR="00800855" w:rsidRPr="00800855" w:rsidRDefault="00800855" w:rsidP="00800855">
      <w:pPr>
        <w:pStyle w:val="ListParagraph"/>
        <w:spacing w:line="276" w:lineRule="auto"/>
        <w:ind w:left="757" w:firstLine="0"/>
        <w:rPr>
          <w:rFonts w:cs="Times New Roman"/>
        </w:rPr>
      </w:pPr>
    </w:p>
    <w:p w14:paraId="1F30EF1B" w14:textId="62902CCF" w:rsidR="00B43BF1" w:rsidRPr="00086AE8" w:rsidRDefault="00B43BF1" w:rsidP="00D21FD9">
      <w:pPr>
        <w:pStyle w:val="Heading2"/>
        <w:spacing w:line="276" w:lineRule="auto"/>
        <w:rPr>
          <w:rFonts w:cs="Times New Roman"/>
        </w:rPr>
      </w:pPr>
      <w:r w:rsidRPr="00086AE8">
        <w:rPr>
          <w:rFonts w:cs="Times New Roman"/>
        </w:rPr>
        <w:lastRenderedPageBreak/>
        <w:t>Manfaat</w:t>
      </w:r>
      <w:bookmarkEnd w:id="11"/>
    </w:p>
    <w:p w14:paraId="198BB3A5" w14:textId="05B9403D" w:rsidR="00B43BF1" w:rsidRPr="00086AE8" w:rsidRDefault="00945A57" w:rsidP="00D21FD9">
      <w:pPr>
        <w:spacing w:line="276" w:lineRule="auto"/>
        <w:rPr>
          <w:rFonts w:cs="Times New Roman"/>
        </w:rPr>
      </w:pPr>
      <w:r w:rsidRPr="00086AE8">
        <w:rPr>
          <w:rFonts w:cs="Times New Roman"/>
        </w:rPr>
        <w:t xml:space="preserve">Berdasarkan tujuannya, manfaat tugas akhir ini adalah: </w:t>
      </w:r>
    </w:p>
    <w:p w14:paraId="3310759F" w14:textId="72231ACD" w:rsidR="00945A57" w:rsidRPr="00086AE8" w:rsidRDefault="00945A57" w:rsidP="00D21FD9">
      <w:pPr>
        <w:pStyle w:val="ListParagraph"/>
        <w:numPr>
          <w:ilvl w:val="0"/>
          <w:numId w:val="13"/>
        </w:numPr>
        <w:spacing w:line="276" w:lineRule="auto"/>
        <w:rPr>
          <w:rFonts w:cs="Times New Roman"/>
        </w:rPr>
      </w:pPr>
      <w:r w:rsidRPr="00086AE8">
        <w:rPr>
          <w:rFonts w:cs="Times New Roman"/>
        </w:rPr>
        <w:t>Memberikan kerangka pemetaan formal antar elemen BPMN dengan komponen React.js</w:t>
      </w:r>
    </w:p>
    <w:p w14:paraId="2C7F3F60" w14:textId="137A7670" w:rsidR="00945A57" w:rsidRPr="00086AE8" w:rsidRDefault="00945A57" w:rsidP="00D21FD9">
      <w:pPr>
        <w:pStyle w:val="ListParagraph"/>
        <w:numPr>
          <w:ilvl w:val="0"/>
          <w:numId w:val="13"/>
        </w:numPr>
        <w:spacing w:line="276" w:lineRule="auto"/>
        <w:rPr>
          <w:rFonts w:cs="Times New Roman"/>
        </w:rPr>
      </w:pPr>
      <w:r w:rsidRPr="00086AE8">
        <w:rPr>
          <w:rFonts w:cs="Times New Roman"/>
        </w:rPr>
        <w:t xml:space="preserve">Menyediakan model LLM yang sudah </w:t>
      </w:r>
      <w:r w:rsidRPr="00086AE8">
        <w:rPr>
          <w:rFonts w:cs="Times New Roman"/>
          <w:i/>
          <w:iCs/>
        </w:rPr>
        <w:t>fine-tuned</w:t>
      </w:r>
      <w:r w:rsidRPr="00086AE8">
        <w:rPr>
          <w:rFonts w:cs="Times New Roman"/>
        </w:rPr>
        <w:t xml:space="preserve"> untuk interpretasi semantik BPMN.</w:t>
      </w:r>
    </w:p>
    <w:p w14:paraId="16B039C0" w14:textId="0954AEF5" w:rsidR="00945A57" w:rsidRPr="00086AE8" w:rsidRDefault="00945A57" w:rsidP="00D21FD9">
      <w:pPr>
        <w:pStyle w:val="ListParagraph"/>
        <w:numPr>
          <w:ilvl w:val="0"/>
          <w:numId w:val="13"/>
        </w:numPr>
        <w:spacing w:line="276" w:lineRule="auto"/>
        <w:rPr>
          <w:rFonts w:cs="Times New Roman"/>
        </w:rPr>
      </w:pPr>
      <w:r w:rsidRPr="00086AE8">
        <w:rPr>
          <w:rFonts w:cs="Times New Roman"/>
        </w:rPr>
        <w:t xml:space="preserve">Menghasilkan sistem pembangkit kode otomatis untuk React.js yang dapat mempercepat siklus pengembangan aplikasi </w:t>
      </w:r>
    </w:p>
    <w:p w14:paraId="451E9A04" w14:textId="192C7E57" w:rsidR="00B43BF1" w:rsidRDefault="00B43BF1" w:rsidP="008F56DB">
      <w:pPr>
        <w:ind w:firstLine="0"/>
        <w:rPr>
          <w:rFonts w:cs="Times New Roman"/>
        </w:rPr>
      </w:pPr>
    </w:p>
    <w:p w14:paraId="356AE42A" w14:textId="77777777" w:rsidR="00800855" w:rsidRDefault="00800855" w:rsidP="008F56DB">
      <w:pPr>
        <w:ind w:firstLine="0"/>
        <w:rPr>
          <w:rFonts w:cs="Times New Roman"/>
        </w:rPr>
      </w:pPr>
    </w:p>
    <w:p w14:paraId="3E70D504" w14:textId="77777777" w:rsidR="00800855" w:rsidRDefault="00800855" w:rsidP="008F56DB">
      <w:pPr>
        <w:ind w:firstLine="0"/>
        <w:rPr>
          <w:rFonts w:cs="Times New Roman"/>
        </w:rPr>
      </w:pPr>
    </w:p>
    <w:p w14:paraId="78448DDB" w14:textId="77777777" w:rsidR="00800855" w:rsidRDefault="00800855" w:rsidP="008F56DB">
      <w:pPr>
        <w:ind w:firstLine="0"/>
        <w:rPr>
          <w:rFonts w:cs="Times New Roman"/>
        </w:rPr>
      </w:pPr>
    </w:p>
    <w:p w14:paraId="7D412EBC" w14:textId="77777777" w:rsidR="00800855" w:rsidRDefault="00800855" w:rsidP="008F56DB">
      <w:pPr>
        <w:ind w:firstLine="0"/>
        <w:rPr>
          <w:rFonts w:cs="Times New Roman"/>
        </w:rPr>
      </w:pPr>
    </w:p>
    <w:p w14:paraId="7269EF56" w14:textId="77777777" w:rsidR="00800855" w:rsidRDefault="00800855" w:rsidP="008F56DB">
      <w:pPr>
        <w:ind w:firstLine="0"/>
        <w:rPr>
          <w:rFonts w:cs="Times New Roman"/>
        </w:rPr>
      </w:pPr>
    </w:p>
    <w:p w14:paraId="542DA7D3" w14:textId="77777777" w:rsidR="00800855" w:rsidRDefault="00800855" w:rsidP="008F56DB">
      <w:pPr>
        <w:ind w:firstLine="0"/>
        <w:rPr>
          <w:rFonts w:cs="Times New Roman"/>
        </w:rPr>
      </w:pPr>
    </w:p>
    <w:p w14:paraId="22920729" w14:textId="77777777" w:rsidR="00800855" w:rsidRDefault="00800855" w:rsidP="008F56DB">
      <w:pPr>
        <w:ind w:firstLine="0"/>
        <w:rPr>
          <w:rFonts w:cs="Times New Roman"/>
        </w:rPr>
      </w:pPr>
    </w:p>
    <w:p w14:paraId="33665FAC" w14:textId="77777777" w:rsidR="00800855" w:rsidRDefault="00800855" w:rsidP="008F56DB">
      <w:pPr>
        <w:ind w:firstLine="0"/>
        <w:rPr>
          <w:rFonts w:cs="Times New Roman"/>
        </w:rPr>
      </w:pPr>
    </w:p>
    <w:p w14:paraId="6A810666" w14:textId="77777777" w:rsidR="00800855" w:rsidRDefault="00800855" w:rsidP="008F56DB">
      <w:pPr>
        <w:ind w:firstLine="0"/>
        <w:rPr>
          <w:rFonts w:cs="Times New Roman"/>
        </w:rPr>
      </w:pPr>
    </w:p>
    <w:p w14:paraId="0A59E9F5" w14:textId="77777777" w:rsidR="00800855" w:rsidRDefault="00800855" w:rsidP="008F56DB">
      <w:pPr>
        <w:ind w:firstLine="0"/>
        <w:rPr>
          <w:rFonts w:cs="Times New Roman"/>
        </w:rPr>
      </w:pPr>
    </w:p>
    <w:p w14:paraId="79E0E881" w14:textId="77777777" w:rsidR="00800855" w:rsidRDefault="00800855" w:rsidP="008F56DB">
      <w:pPr>
        <w:ind w:firstLine="0"/>
        <w:rPr>
          <w:rFonts w:cs="Times New Roman"/>
        </w:rPr>
      </w:pPr>
    </w:p>
    <w:p w14:paraId="1D0625B4" w14:textId="77777777" w:rsidR="00800855" w:rsidRDefault="00800855" w:rsidP="008F56DB">
      <w:pPr>
        <w:ind w:firstLine="0"/>
        <w:rPr>
          <w:rFonts w:cs="Times New Roman"/>
        </w:rPr>
      </w:pPr>
    </w:p>
    <w:p w14:paraId="13DBD0A6" w14:textId="77777777" w:rsidR="00800855" w:rsidRDefault="00800855" w:rsidP="008F56DB">
      <w:pPr>
        <w:ind w:firstLine="0"/>
        <w:rPr>
          <w:rFonts w:cs="Times New Roman"/>
        </w:rPr>
      </w:pPr>
    </w:p>
    <w:p w14:paraId="7F79128C" w14:textId="77777777" w:rsidR="00800855" w:rsidRDefault="00800855" w:rsidP="008F56DB">
      <w:pPr>
        <w:ind w:firstLine="0"/>
        <w:rPr>
          <w:rFonts w:cs="Times New Roman"/>
        </w:rPr>
      </w:pPr>
    </w:p>
    <w:p w14:paraId="25A2171B" w14:textId="77777777" w:rsidR="00800855" w:rsidRDefault="00800855" w:rsidP="008F56DB">
      <w:pPr>
        <w:ind w:firstLine="0"/>
        <w:rPr>
          <w:rFonts w:cs="Times New Roman"/>
        </w:rPr>
      </w:pPr>
    </w:p>
    <w:p w14:paraId="67A82BC7" w14:textId="77777777" w:rsidR="00800855" w:rsidRDefault="00800855" w:rsidP="008F56DB">
      <w:pPr>
        <w:ind w:firstLine="0"/>
        <w:rPr>
          <w:rFonts w:cs="Times New Roman"/>
        </w:rPr>
      </w:pPr>
    </w:p>
    <w:p w14:paraId="4D5EFFA3" w14:textId="77777777" w:rsidR="00800855" w:rsidRDefault="00800855" w:rsidP="008F56DB">
      <w:pPr>
        <w:ind w:firstLine="0"/>
        <w:rPr>
          <w:rFonts w:cs="Times New Roman"/>
        </w:rPr>
      </w:pPr>
    </w:p>
    <w:p w14:paraId="0106EA8F" w14:textId="77777777" w:rsidR="00800855" w:rsidRDefault="00800855" w:rsidP="008F56DB">
      <w:pPr>
        <w:ind w:firstLine="0"/>
        <w:rPr>
          <w:rFonts w:cs="Times New Roman"/>
        </w:rPr>
      </w:pPr>
    </w:p>
    <w:p w14:paraId="0600E7DF" w14:textId="77777777" w:rsidR="00800855" w:rsidRDefault="00800855" w:rsidP="008F56DB">
      <w:pPr>
        <w:ind w:firstLine="0"/>
        <w:rPr>
          <w:rFonts w:cs="Times New Roman"/>
        </w:rPr>
      </w:pPr>
    </w:p>
    <w:p w14:paraId="4CB223D7" w14:textId="77777777" w:rsidR="00800855" w:rsidRDefault="00800855" w:rsidP="008F56DB">
      <w:pPr>
        <w:ind w:firstLine="0"/>
        <w:rPr>
          <w:rFonts w:cs="Times New Roman"/>
        </w:rPr>
      </w:pPr>
    </w:p>
    <w:p w14:paraId="4D89826D" w14:textId="77777777" w:rsidR="00800855" w:rsidRDefault="00800855" w:rsidP="008F56DB">
      <w:pPr>
        <w:ind w:firstLine="0"/>
        <w:rPr>
          <w:rFonts w:cs="Times New Roman"/>
        </w:rPr>
      </w:pPr>
    </w:p>
    <w:p w14:paraId="31B0F610" w14:textId="77777777" w:rsidR="00800855" w:rsidRPr="00086AE8" w:rsidRDefault="00800855" w:rsidP="008F56DB">
      <w:pPr>
        <w:ind w:firstLine="0"/>
        <w:rPr>
          <w:rFonts w:cs="Times New Roman"/>
        </w:rPr>
      </w:pPr>
    </w:p>
    <w:p w14:paraId="31CD69F9" w14:textId="2650FA6F" w:rsidR="00347507" w:rsidRPr="00086AE8" w:rsidRDefault="00B43BF1" w:rsidP="00D21FD9">
      <w:pPr>
        <w:pStyle w:val="Heading1"/>
        <w:rPr>
          <w:rFonts w:cs="Times New Roman"/>
        </w:rPr>
      </w:pPr>
      <w:bookmarkStart w:id="12" w:name="_Toc220058951"/>
      <w:r w:rsidRPr="00086AE8">
        <w:rPr>
          <w:rFonts w:cs="Times New Roman"/>
        </w:rPr>
        <w:lastRenderedPageBreak/>
        <w:t>TINJAUAN PUSTAKA</w:t>
      </w:r>
      <w:bookmarkEnd w:id="12"/>
    </w:p>
    <w:p w14:paraId="250D1D58" w14:textId="57FB09D8" w:rsidR="004E3B61" w:rsidRPr="00086AE8" w:rsidRDefault="003443D2" w:rsidP="00774D4A">
      <w:pPr>
        <w:pStyle w:val="Heading2"/>
        <w:rPr>
          <w:rFonts w:cs="Times New Roman"/>
        </w:rPr>
      </w:pPr>
      <w:bookmarkStart w:id="13" w:name="_Toc220058952"/>
      <w:r w:rsidRPr="00086AE8">
        <w:rPr>
          <w:rFonts w:cs="Times New Roman"/>
        </w:rPr>
        <w:t>Hasil Penelitian Terdahulu</w:t>
      </w:r>
      <w:bookmarkEnd w:id="13"/>
    </w:p>
    <w:p w14:paraId="5391DA7B" w14:textId="25FEBFF0" w:rsidR="00774D4A" w:rsidRPr="00086AE8" w:rsidRDefault="00224E0B" w:rsidP="00774D4A">
      <w:pPr>
        <w:rPr>
          <w:rFonts w:cs="Times New Roman"/>
        </w:rPr>
      </w:pPr>
      <w:proofErr w:type="spellStart"/>
      <w:r w:rsidRPr="00086AE8">
        <w:rPr>
          <w:rFonts w:cs="Times New Roman"/>
        </w:rPr>
        <w:t>Terdapat</w:t>
      </w:r>
      <w:proofErr w:type="spellEnd"/>
      <w:r w:rsidRPr="00086AE8">
        <w:rPr>
          <w:rFonts w:cs="Times New Roman"/>
        </w:rPr>
        <w:t xml:space="preserve"> </w:t>
      </w:r>
      <w:proofErr w:type="spellStart"/>
      <w:r w:rsidRPr="00086AE8">
        <w:rPr>
          <w:rFonts w:cs="Times New Roman"/>
        </w:rPr>
        <w:t>beberapa</w:t>
      </w:r>
      <w:proofErr w:type="spellEnd"/>
      <w:r w:rsidRPr="00086AE8">
        <w:rPr>
          <w:rFonts w:cs="Times New Roman"/>
        </w:rPr>
        <w:t xml:space="preserve"> </w:t>
      </w:r>
      <w:proofErr w:type="spellStart"/>
      <w:r w:rsidRPr="00086AE8">
        <w:rPr>
          <w:rFonts w:cs="Times New Roman"/>
        </w:rPr>
        <w:t>penelitian</w:t>
      </w:r>
      <w:proofErr w:type="spellEnd"/>
      <w:r w:rsidRPr="00086AE8">
        <w:rPr>
          <w:rFonts w:cs="Times New Roman"/>
        </w:rPr>
        <w:t xml:space="preserve"> sebelumnya </w:t>
      </w:r>
      <w:proofErr w:type="spellStart"/>
      <w:r w:rsidRPr="00086AE8">
        <w:rPr>
          <w:rFonts w:cs="Times New Roman"/>
        </w:rPr>
        <w:t>terkait</w:t>
      </w:r>
      <w:proofErr w:type="spellEnd"/>
      <w:r w:rsidRPr="00086AE8">
        <w:rPr>
          <w:rFonts w:cs="Times New Roman"/>
        </w:rPr>
        <w:t xml:space="preserve"> </w:t>
      </w:r>
      <w:proofErr w:type="spellStart"/>
      <w:r w:rsidRPr="00086AE8">
        <w:rPr>
          <w:rFonts w:cs="Times New Roman"/>
        </w:rPr>
        <w:t>transformasi</w:t>
      </w:r>
      <w:proofErr w:type="spellEnd"/>
      <w:r w:rsidRPr="00086AE8">
        <w:rPr>
          <w:rFonts w:cs="Times New Roman"/>
        </w:rPr>
        <w:t xml:space="preserve"> BPMN ke bentuk </w:t>
      </w:r>
      <w:proofErr w:type="spellStart"/>
      <w:r w:rsidRPr="00086AE8">
        <w:rPr>
          <w:rFonts w:cs="Times New Roman"/>
        </w:rPr>
        <w:t>kode</w:t>
      </w:r>
      <w:proofErr w:type="spellEnd"/>
      <w:r w:rsidRPr="00086AE8">
        <w:rPr>
          <w:rFonts w:cs="Times New Roman"/>
        </w:rPr>
        <w:t xml:space="preserve"> </w:t>
      </w:r>
      <w:proofErr w:type="spellStart"/>
      <w:r w:rsidRPr="00086AE8">
        <w:rPr>
          <w:rFonts w:cs="Times New Roman"/>
        </w:rPr>
        <w:t>eksekusi</w:t>
      </w:r>
      <w:proofErr w:type="spellEnd"/>
      <w:r w:rsidRPr="00086AE8">
        <w:rPr>
          <w:rFonts w:cs="Times New Roman"/>
        </w:rPr>
        <w:t xml:space="preserve">. </w:t>
      </w:r>
      <w:proofErr w:type="spellStart"/>
      <w:r w:rsidRPr="00086AE8">
        <w:rPr>
          <w:rFonts w:cs="Times New Roman"/>
        </w:rPr>
        <w:t>Penjelasan</w:t>
      </w:r>
      <w:proofErr w:type="spellEnd"/>
      <w:r w:rsidRPr="00086AE8">
        <w:rPr>
          <w:rFonts w:cs="Times New Roman"/>
        </w:rPr>
        <w:t xml:space="preserve"> mengenai </w:t>
      </w:r>
      <w:proofErr w:type="spellStart"/>
      <w:r w:rsidRPr="00086AE8">
        <w:rPr>
          <w:rFonts w:cs="Times New Roman"/>
        </w:rPr>
        <w:t>penelitian</w:t>
      </w:r>
      <w:proofErr w:type="spellEnd"/>
      <w:r w:rsidRPr="00086AE8">
        <w:rPr>
          <w:rFonts w:cs="Times New Roman"/>
        </w:rPr>
        <w:t xml:space="preserve"> – </w:t>
      </w:r>
      <w:proofErr w:type="spellStart"/>
      <w:r w:rsidRPr="00086AE8">
        <w:rPr>
          <w:rFonts w:cs="Times New Roman"/>
        </w:rPr>
        <w:t>penelitian</w:t>
      </w:r>
      <w:proofErr w:type="spellEnd"/>
      <w:r w:rsidRPr="00086AE8">
        <w:rPr>
          <w:rFonts w:cs="Times New Roman"/>
        </w:rPr>
        <w:t xml:space="preserve"> tersebut dapat dilihat pada tabel </w:t>
      </w:r>
      <w:proofErr w:type="gramStart"/>
      <w:r w:rsidRPr="00086AE8">
        <w:rPr>
          <w:rFonts w:cs="Times New Roman"/>
        </w:rPr>
        <w:t xml:space="preserve">2.1  </w:t>
      </w:r>
      <w:proofErr w:type="spellStart"/>
      <w:r w:rsidRPr="00086AE8">
        <w:rPr>
          <w:rFonts w:cs="Times New Roman"/>
        </w:rPr>
        <w:t>berikut</w:t>
      </w:r>
      <w:proofErr w:type="spellEnd"/>
      <w:proofErr w:type="gramEnd"/>
      <w:r w:rsidRPr="00086AE8">
        <w:rPr>
          <w:rFonts w:cs="Times New Roman"/>
        </w:rPr>
        <w:t xml:space="preserve">: </w:t>
      </w:r>
    </w:p>
    <w:p w14:paraId="3819DF6C" w14:textId="4495D0D9" w:rsidR="00CF591F" w:rsidRPr="00CF591F" w:rsidRDefault="00CF591F" w:rsidP="00CF591F">
      <w:pPr>
        <w:pStyle w:val="Caption"/>
        <w:keepNext/>
        <w:jc w:val="center"/>
        <w:rPr>
          <w:i w:val="0"/>
          <w:iCs w:val="0"/>
          <w:color w:val="auto"/>
          <w:sz w:val="24"/>
          <w:szCs w:val="24"/>
        </w:rPr>
      </w:pPr>
      <w:bookmarkStart w:id="14" w:name="_Toc221700642"/>
      <w:r w:rsidRPr="00CF591F">
        <w:rPr>
          <w:i w:val="0"/>
          <w:iCs w:val="0"/>
          <w:color w:val="auto"/>
          <w:sz w:val="24"/>
          <w:szCs w:val="24"/>
        </w:rPr>
        <w:t xml:space="preserve">Tabel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2</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Tabel \* ARABIC \s 1 </w:instrText>
      </w:r>
      <w:r>
        <w:rPr>
          <w:i w:val="0"/>
          <w:iCs w:val="0"/>
          <w:color w:val="auto"/>
          <w:sz w:val="24"/>
          <w:szCs w:val="24"/>
        </w:rPr>
        <w:fldChar w:fldCharType="separate"/>
      </w:r>
      <w:r>
        <w:rPr>
          <w:i w:val="0"/>
          <w:iCs w:val="0"/>
          <w:noProof/>
          <w:color w:val="auto"/>
          <w:sz w:val="24"/>
          <w:szCs w:val="24"/>
        </w:rPr>
        <w:t>1</w:t>
      </w:r>
      <w:r>
        <w:rPr>
          <w:i w:val="0"/>
          <w:iCs w:val="0"/>
          <w:color w:val="auto"/>
          <w:sz w:val="24"/>
          <w:szCs w:val="24"/>
        </w:rPr>
        <w:fldChar w:fldCharType="end"/>
      </w:r>
      <w:r w:rsidRPr="00CF591F">
        <w:rPr>
          <w:i w:val="0"/>
          <w:iCs w:val="0"/>
          <w:color w:val="auto"/>
          <w:sz w:val="24"/>
          <w:szCs w:val="24"/>
        </w:rPr>
        <w:t xml:space="preserve"> Studi </w:t>
      </w:r>
      <w:proofErr w:type="spellStart"/>
      <w:r w:rsidRPr="00CF591F">
        <w:rPr>
          <w:i w:val="0"/>
          <w:iCs w:val="0"/>
          <w:color w:val="auto"/>
          <w:sz w:val="24"/>
          <w:szCs w:val="24"/>
        </w:rPr>
        <w:t>Literatur</w:t>
      </w:r>
      <w:proofErr w:type="spellEnd"/>
      <w:r w:rsidRPr="00CF591F">
        <w:rPr>
          <w:i w:val="0"/>
          <w:iCs w:val="0"/>
          <w:color w:val="auto"/>
          <w:sz w:val="24"/>
          <w:szCs w:val="24"/>
        </w:rPr>
        <w:t xml:space="preserve"> </w:t>
      </w:r>
      <w:proofErr w:type="spellStart"/>
      <w:r w:rsidRPr="00CF591F">
        <w:rPr>
          <w:i w:val="0"/>
          <w:iCs w:val="0"/>
          <w:color w:val="auto"/>
          <w:sz w:val="24"/>
          <w:szCs w:val="24"/>
        </w:rPr>
        <w:t>Terkait</w:t>
      </w:r>
      <w:bookmarkEnd w:id="14"/>
      <w:proofErr w:type="spellEnd"/>
    </w:p>
    <w:tbl>
      <w:tblPr>
        <w:tblStyle w:val="TableGrid"/>
        <w:tblW w:w="0" w:type="auto"/>
        <w:tblLook w:val="04A0" w:firstRow="1" w:lastRow="0" w:firstColumn="1" w:lastColumn="0" w:noHBand="0" w:noVBand="1"/>
      </w:tblPr>
      <w:tblGrid>
        <w:gridCol w:w="1838"/>
        <w:gridCol w:w="4202"/>
        <w:gridCol w:w="3021"/>
      </w:tblGrid>
      <w:tr w:rsidR="00086AE8" w:rsidRPr="00086AE8" w14:paraId="60164921" w14:textId="77777777" w:rsidTr="00DA40DB">
        <w:tc>
          <w:tcPr>
            <w:tcW w:w="1838" w:type="dxa"/>
            <w:shd w:val="clear" w:color="auto" w:fill="BFBFBF" w:themeFill="background1" w:themeFillShade="BF"/>
          </w:tcPr>
          <w:p w14:paraId="7CD326A2" w14:textId="6FB6FE3C" w:rsidR="00DA40DB" w:rsidRPr="00086AE8" w:rsidRDefault="00DA40DB" w:rsidP="00DA40DB">
            <w:pPr>
              <w:spacing w:line="276" w:lineRule="auto"/>
              <w:ind w:firstLine="0"/>
              <w:jc w:val="center"/>
              <w:rPr>
                <w:lang w:val="en-ID"/>
              </w:rPr>
            </w:pPr>
            <w:proofErr w:type="spellStart"/>
            <w:r w:rsidRPr="00086AE8">
              <w:rPr>
                <w:lang w:val="en-ID"/>
              </w:rPr>
              <w:t>Judul</w:t>
            </w:r>
            <w:proofErr w:type="spellEnd"/>
            <w:r w:rsidRPr="00086AE8">
              <w:rPr>
                <w:lang w:val="en-ID"/>
              </w:rPr>
              <w:t xml:space="preserve"> paper dan </w:t>
            </w:r>
            <w:proofErr w:type="spellStart"/>
            <w:r w:rsidRPr="00086AE8">
              <w:rPr>
                <w:lang w:val="en-ID"/>
              </w:rPr>
              <w:t>referensi</w:t>
            </w:r>
            <w:proofErr w:type="spellEnd"/>
          </w:p>
        </w:tc>
        <w:tc>
          <w:tcPr>
            <w:tcW w:w="4202" w:type="dxa"/>
            <w:shd w:val="clear" w:color="auto" w:fill="BFBFBF" w:themeFill="background1" w:themeFillShade="BF"/>
          </w:tcPr>
          <w:p w14:paraId="4B7E1222" w14:textId="03A07B2C" w:rsidR="00DA40DB" w:rsidRPr="00086AE8" w:rsidRDefault="00DA40DB" w:rsidP="00DA40DB">
            <w:pPr>
              <w:spacing w:line="276" w:lineRule="auto"/>
              <w:ind w:firstLine="0"/>
              <w:jc w:val="center"/>
              <w:rPr>
                <w:lang w:val="en-ID"/>
              </w:rPr>
            </w:pPr>
            <w:r w:rsidRPr="00086AE8">
              <w:rPr>
                <w:lang w:val="en-ID"/>
              </w:rPr>
              <w:t>Ringkasan</w:t>
            </w:r>
          </w:p>
        </w:tc>
        <w:tc>
          <w:tcPr>
            <w:tcW w:w="3021" w:type="dxa"/>
            <w:shd w:val="clear" w:color="auto" w:fill="BFBFBF" w:themeFill="background1" w:themeFillShade="BF"/>
          </w:tcPr>
          <w:p w14:paraId="3E8A70CD" w14:textId="0407FE41" w:rsidR="00DA40DB" w:rsidRPr="00086AE8" w:rsidRDefault="00DA40DB" w:rsidP="00DA40DB">
            <w:pPr>
              <w:spacing w:line="276" w:lineRule="auto"/>
              <w:ind w:firstLine="0"/>
              <w:jc w:val="center"/>
              <w:rPr>
                <w:lang w:val="en-ID"/>
              </w:rPr>
            </w:pPr>
            <w:r w:rsidRPr="00086AE8">
              <w:rPr>
                <w:lang w:val="en-ID"/>
              </w:rPr>
              <w:t>Perbandingan dengan Tugas Akhir</w:t>
            </w:r>
          </w:p>
        </w:tc>
      </w:tr>
      <w:tr w:rsidR="00086AE8" w:rsidRPr="00086AE8" w14:paraId="545B30AA" w14:textId="77777777" w:rsidTr="00DA40DB">
        <w:tc>
          <w:tcPr>
            <w:tcW w:w="1838" w:type="dxa"/>
          </w:tcPr>
          <w:p w14:paraId="52005CF7" w14:textId="38BEFAE1" w:rsidR="00DA40DB" w:rsidRPr="00086AE8" w:rsidRDefault="00DA40DB" w:rsidP="00DA40DB">
            <w:pPr>
              <w:spacing w:line="276" w:lineRule="auto"/>
              <w:ind w:firstLine="0"/>
              <w:jc w:val="left"/>
              <w:rPr>
                <w:lang w:val="en-ID"/>
              </w:rPr>
            </w:pPr>
            <w:r w:rsidRPr="00086AE8">
              <w:rPr>
                <w:noProof/>
              </w:rPr>
              <w:t xml:space="preserve">Business process model and notation (bpmn) version 2.0. </w:t>
            </w:r>
            <w:sdt>
              <w:sdtPr>
                <w:rPr>
                  <w:noProof/>
                </w:rPr>
                <w:id w:val="-764228014"/>
                <w:citation/>
              </w:sdtPr>
              <w:sdtContent>
                <w:r w:rsidRPr="00086AE8">
                  <w:rPr>
                    <w:noProof/>
                  </w:rPr>
                  <w:fldChar w:fldCharType="begin"/>
                </w:r>
                <w:r w:rsidRPr="00086AE8">
                  <w:rPr>
                    <w:noProof/>
                  </w:rPr>
                  <w:instrText xml:space="preserve"> CITATION OMG13 \l 1033 </w:instrText>
                </w:r>
                <w:r w:rsidRPr="00086AE8">
                  <w:rPr>
                    <w:noProof/>
                  </w:rPr>
                  <w:fldChar w:fldCharType="separate"/>
                </w:r>
                <w:r w:rsidR="00E7109E" w:rsidRPr="00086AE8">
                  <w:rPr>
                    <w:noProof/>
                  </w:rPr>
                  <w:t>[10]</w:t>
                </w:r>
                <w:r w:rsidRPr="00086AE8">
                  <w:rPr>
                    <w:noProof/>
                  </w:rPr>
                  <w:fldChar w:fldCharType="end"/>
                </w:r>
              </w:sdtContent>
            </w:sdt>
          </w:p>
        </w:tc>
        <w:tc>
          <w:tcPr>
            <w:tcW w:w="4202" w:type="dxa"/>
          </w:tcPr>
          <w:p w14:paraId="72FB51BC" w14:textId="5BEC227C" w:rsidR="00DA40DB" w:rsidRPr="00086AE8" w:rsidRDefault="00DA40DB" w:rsidP="00774D4A">
            <w:pPr>
              <w:spacing w:line="276" w:lineRule="auto"/>
              <w:ind w:firstLine="0"/>
              <w:rPr>
                <w:lang w:val="en-ID"/>
              </w:rPr>
            </w:pPr>
            <w:r w:rsidRPr="00086AE8">
              <w:t xml:space="preserve">Memetakan BPMN yang berorientasi graf ke dalam bahasa eksekusi BPEL. Elemen BPMN seperti </w:t>
            </w:r>
            <w:r w:rsidRPr="00086AE8">
              <w:rPr>
                <w:i/>
                <w:iCs/>
              </w:rPr>
              <w:t>Process</w:t>
            </w:r>
            <w:r w:rsidRPr="00086AE8">
              <w:t xml:space="preserve"> dan </w:t>
            </w:r>
            <w:r w:rsidRPr="00086AE8">
              <w:rPr>
                <w:i/>
                <w:iCs/>
              </w:rPr>
              <w:t>Service Task</w:t>
            </w:r>
            <w:r w:rsidRPr="00086AE8">
              <w:t xml:space="preserve"> diterjemahkan menjadi &lt;process&gt; dan &lt;invoke&gt;, sedangkan </w:t>
            </w:r>
            <w:r w:rsidRPr="00086AE8">
              <w:rPr>
                <w:i/>
                <w:iCs/>
              </w:rPr>
              <w:t>Gateway</w:t>
            </w:r>
            <w:r w:rsidRPr="00086AE8">
              <w:t xml:space="preserve"> dipetakan ke struktur kontrol &lt;if&gt; dan &lt;flow&gt;. Struktur graf kompleks direpresentasikan menggunakan &lt;flow&gt; dan &lt;links&gt;, serta objek data BPMN dipetakan menjadi variabel BPEL.</w:t>
            </w:r>
          </w:p>
        </w:tc>
        <w:tc>
          <w:tcPr>
            <w:tcW w:w="3021" w:type="dxa"/>
          </w:tcPr>
          <w:p w14:paraId="2E7B899E" w14:textId="7959842A" w:rsidR="00DA40DB" w:rsidRPr="00086AE8" w:rsidRDefault="00DA40DB" w:rsidP="00774D4A">
            <w:pPr>
              <w:spacing w:line="276" w:lineRule="auto"/>
              <w:ind w:firstLine="0"/>
              <w:jc w:val="left"/>
              <w:rPr>
                <w:lang w:val="en-ID"/>
              </w:rPr>
            </w:pPr>
            <w:r w:rsidRPr="00086AE8">
              <w:t>Fokus pada orkestrasi layanan backend (BPEL), bukan pada antarmuka pengguna. Tidak ada pemetaan ke UI, state, atau komponen React.js. Pendekatan ini bersifat deterministik berbasis aturan formal, tanpa pemanfaatan LLM, RAG, atau pembangkitan kode frontend modern</w:t>
            </w:r>
          </w:p>
        </w:tc>
      </w:tr>
      <w:tr w:rsidR="00086AE8" w:rsidRPr="00086AE8" w14:paraId="11747FB6" w14:textId="77777777" w:rsidTr="00DA40DB">
        <w:tc>
          <w:tcPr>
            <w:tcW w:w="1838" w:type="dxa"/>
          </w:tcPr>
          <w:p w14:paraId="4966C16C" w14:textId="66EB4120" w:rsidR="00DA40DB" w:rsidRPr="00086AE8" w:rsidRDefault="00774D4A" w:rsidP="00DA40DB">
            <w:pPr>
              <w:spacing w:line="276" w:lineRule="auto"/>
              <w:ind w:firstLine="0"/>
              <w:jc w:val="left"/>
              <w:rPr>
                <w:lang w:val="en-ID"/>
              </w:rPr>
            </w:pPr>
            <w:r w:rsidRPr="00086AE8">
              <w:rPr>
                <w:noProof/>
              </w:rPr>
              <w:t>Transformation of Business Process Models BPMN 2.0 into components of the Java Business Platform</w:t>
            </w:r>
            <w:r w:rsidRPr="00086AE8">
              <w:rPr>
                <w:lang w:val="en-ID"/>
              </w:rPr>
              <w:t xml:space="preserve">  </w:t>
            </w:r>
            <w:sdt>
              <w:sdtPr>
                <w:rPr>
                  <w:lang w:val="en-ID"/>
                </w:rPr>
                <w:id w:val="-1916156580"/>
                <w:citation/>
              </w:sdtPr>
              <w:sdtContent>
                <w:r w:rsidRPr="00086AE8">
                  <w:rPr>
                    <w:lang w:val="en-ID"/>
                  </w:rPr>
                  <w:fldChar w:fldCharType="begin"/>
                </w:r>
                <w:r w:rsidRPr="00086AE8">
                  <w:instrText xml:space="preserve"> CITATION Deb12 \l 1033 </w:instrText>
                </w:r>
                <w:r w:rsidRPr="00086AE8">
                  <w:rPr>
                    <w:lang w:val="en-ID"/>
                  </w:rPr>
                  <w:fldChar w:fldCharType="separate"/>
                </w:r>
                <w:r w:rsidR="00E7109E" w:rsidRPr="00086AE8">
                  <w:rPr>
                    <w:noProof/>
                  </w:rPr>
                  <w:t>[7]</w:t>
                </w:r>
                <w:r w:rsidRPr="00086AE8">
                  <w:rPr>
                    <w:lang w:val="en-ID"/>
                  </w:rPr>
                  <w:fldChar w:fldCharType="end"/>
                </w:r>
              </w:sdtContent>
            </w:sdt>
          </w:p>
        </w:tc>
        <w:tc>
          <w:tcPr>
            <w:tcW w:w="4202" w:type="dxa"/>
          </w:tcPr>
          <w:p w14:paraId="06173A02" w14:textId="3AA7573A" w:rsidR="00DA40DB" w:rsidRPr="00086AE8" w:rsidRDefault="00774D4A" w:rsidP="00774D4A">
            <w:pPr>
              <w:spacing w:line="276" w:lineRule="auto"/>
              <w:ind w:firstLine="0"/>
              <w:rPr>
                <w:lang w:val="en-ID"/>
              </w:rPr>
            </w:pPr>
            <w:r w:rsidRPr="00086AE8">
              <w:t xml:space="preserve">Menggunakan pendekatan </w:t>
            </w:r>
            <w:r w:rsidRPr="00086AE8">
              <w:rPr>
                <w:i/>
                <w:iCs/>
              </w:rPr>
              <w:t>Model Driven Architecture</w:t>
            </w:r>
            <w:r w:rsidRPr="00086AE8">
              <w:t xml:space="preserve"> (MDA). BPMN dipetakan ke UML (PIM), kemudian diperkaya dengan profil Java EE (PSM), dan akhirnya diubah menjadi kode Java EE (EJB, JPA, </w:t>
            </w:r>
            <w:r w:rsidRPr="00086AE8">
              <w:rPr>
                <w:i/>
                <w:iCs/>
              </w:rPr>
              <w:t>service interface</w:t>
            </w:r>
            <w:r w:rsidRPr="00086AE8">
              <w:t>) menggunakan MOFScript.</w:t>
            </w:r>
          </w:p>
        </w:tc>
        <w:tc>
          <w:tcPr>
            <w:tcW w:w="3021" w:type="dxa"/>
          </w:tcPr>
          <w:p w14:paraId="4419162C" w14:textId="75FB8432" w:rsidR="00DA40DB" w:rsidRPr="00086AE8" w:rsidRDefault="00774D4A" w:rsidP="00774D4A">
            <w:pPr>
              <w:spacing w:line="276" w:lineRule="auto"/>
              <w:ind w:firstLine="0"/>
              <w:jc w:val="left"/>
              <w:rPr>
                <w:lang w:val="en-ID"/>
              </w:rPr>
            </w:pPr>
            <w:r w:rsidRPr="00086AE8">
              <w:t xml:space="preserve">Berorientasi pada backend enterprise berbasis Java EE, bukan frontend React.js. Transformasi bersifat model-to-model dan model-to-text klasik </w:t>
            </w:r>
          </w:p>
        </w:tc>
      </w:tr>
      <w:tr w:rsidR="00086AE8" w:rsidRPr="00086AE8" w14:paraId="6273D92F" w14:textId="77777777" w:rsidTr="00DA40DB">
        <w:tc>
          <w:tcPr>
            <w:tcW w:w="1838" w:type="dxa"/>
          </w:tcPr>
          <w:p w14:paraId="3D5427E8" w14:textId="72FE26B3" w:rsidR="00DA40DB" w:rsidRPr="00086AE8" w:rsidRDefault="00774D4A" w:rsidP="00DA40DB">
            <w:pPr>
              <w:spacing w:line="276" w:lineRule="auto"/>
              <w:ind w:firstLine="0"/>
              <w:jc w:val="left"/>
              <w:rPr>
                <w:lang w:val="en-ID"/>
              </w:rPr>
            </w:pPr>
            <w:r w:rsidRPr="00086AE8">
              <w:rPr>
                <w:noProof/>
              </w:rPr>
              <w:t>LLMs as Code Generators for Model-Driven Development</w:t>
            </w:r>
            <w:r w:rsidRPr="00086AE8">
              <w:rPr>
                <w:lang w:val="en-ID"/>
              </w:rPr>
              <w:t xml:space="preserve"> </w:t>
            </w:r>
            <w:sdt>
              <w:sdtPr>
                <w:rPr>
                  <w:lang w:val="en-ID"/>
                </w:rPr>
                <w:id w:val="1106852882"/>
                <w:citation/>
              </w:sdtPr>
              <w:sdtContent>
                <w:r w:rsidRPr="00086AE8">
                  <w:rPr>
                    <w:lang w:val="en-ID"/>
                  </w:rPr>
                  <w:fldChar w:fldCharType="begin"/>
                </w:r>
                <w:r w:rsidRPr="00086AE8">
                  <w:instrText xml:space="preserve"> CITATION Che25 \l 1033 </w:instrText>
                </w:r>
                <w:r w:rsidRPr="00086AE8">
                  <w:rPr>
                    <w:lang w:val="en-ID"/>
                  </w:rPr>
                  <w:fldChar w:fldCharType="separate"/>
                </w:r>
                <w:r w:rsidR="00E7109E" w:rsidRPr="00086AE8">
                  <w:rPr>
                    <w:noProof/>
                  </w:rPr>
                  <w:t>[8]</w:t>
                </w:r>
                <w:r w:rsidRPr="00086AE8">
                  <w:rPr>
                    <w:lang w:val="en-ID"/>
                  </w:rPr>
                  <w:fldChar w:fldCharType="end"/>
                </w:r>
              </w:sdtContent>
            </w:sdt>
          </w:p>
        </w:tc>
        <w:tc>
          <w:tcPr>
            <w:tcW w:w="4202" w:type="dxa"/>
          </w:tcPr>
          <w:p w14:paraId="608BD15C" w14:textId="0287E004" w:rsidR="00DA40DB" w:rsidRPr="00086AE8" w:rsidRDefault="00774D4A" w:rsidP="00774D4A">
            <w:pPr>
              <w:spacing w:line="276" w:lineRule="auto"/>
              <w:ind w:firstLine="0"/>
              <w:rPr>
                <w:lang w:val="en-ID"/>
              </w:rPr>
            </w:pPr>
            <w:r w:rsidRPr="00086AE8">
              <w:t xml:space="preserve">Mengkaji penggunaan LLM untuk menghasilkan kode dari artefak berbasis model seperti BPMN dalam kerangka </w:t>
            </w:r>
            <w:r w:rsidRPr="00086AE8">
              <w:rPr>
                <w:i/>
                <w:iCs/>
              </w:rPr>
              <w:t>Model Driven Development</w:t>
            </w:r>
            <w:r w:rsidRPr="00086AE8">
              <w:t xml:space="preserve"> (MDD). Namun hasil masih tidak konsisten, bergantung pada kualitas prompt, dan tidak tervalidasi otomatis.</w:t>
            </w:r>
          </w:p>
        </w:tc>
        <w:tc>
          <w:tcPr>
            <w:tcW w:w="3021" w:type="dxa"/>
          </w:tcPr>
          <w:p w14:paraId="6EEBADB5" w14:textId="4DD6C810" w:rsidR="00DA40DB" w:rsidRPr="00086AE8" w:rsidRDefault="00774D4A" w:rsidP="00774D4A">
            <w:pPr>
              <w:spacing w:line="276" w:lineRule="auto"/>
              <w:ind w:firstLine="0"/>
              <w:jc w:val="left"/>
              <w:rPr>
                <w:lang w:val="en-ID"/>
              </w:rPr>
            </w:pPr>
            <w:r w:rsidRPr="00086AE8">
              <w:t>Tidak ditargetkan khusus pada React.js dan tidak terintegrasi dengan pembangkit kode otomatis</w:t>
            </w:r>
          </w:p>
        </w:tc>
      </w:tr>
      <w:tr w:rsidR="00B73812" w:rsidRPr="00086AE8" w14:paraId="4434BD77" w14:textId="77777777" w:rsidTr="00DA40DB">
        <w:tc>
          <w:tcPr>
            <w:tcW w:w="1838" w:type="dxa"/>
          </w:tcPr>
          <w:p w14:paraId="115FD797" w14:textId="7316C501" w:rsidR="00DA40DB" w:rsidRPr="00086AE8" w:rsidRDefault="00774D4A" w:rsidP="00DA40DB">
            <w:pPr>
              <w:spacing w:line="276" w:lineRule="auto"/>
              <w:ind w:firstLine="0"/>
              <w:jc w:val="left"/>
              <w:rPr>
                <w:lang w:val="en-ID"/>
              </w:rPr>
            </w:pPr>
            <w:r w:rsidRPr="00086AE8">
              <w:rPr>
                <w:noProof/>
              </w:rPr>
              <w:t xml:space="preserve">Model-Driven Development Using LLMs: The Case of ChatGPT. </w:t>
            </w:r>
            <w:sdt>
              <w:sdtPr>
                <w:rPr>
                  <w:noProof/>
                </w:rPr>
                <w:id w:val="-252209758"/>
                <w:citation/>
              </w:sdtPr>
              <w:sdtContent>
                <w:r w:rsidRPr="00086AE8">
                  <w:rPr>
                    <w:noProof/>
                  </w:rPr>
                  <w:fldChar w:fldCharType="begin"/>
                </w:r>
                <w:r w:rsidRPr="00086AE8">
                  <w:rPr>
                    <w:noProof/>
                  </w:rPr>
                  <w:instrText xml:space="preserve"> CITATION Nic25 \l 1033 </w:instrText>
                </w:r>
                <w:r w:rsidRPr="00086AE8">
                  <w:rPr>
                    <w:noProof/>
                  </w:rPr>
                  <w:fldChar w:fldCharType="separate"/>
                </w:r>
                <w:r w:rsidR="00E7109E" w:rsidRPr="00086AE8">
                  <w:rPr>
                    <w:noProof/>
                  </w:rPr>
                  <w:t>[9]</w:t>
                </w:r>
                <w:r w:rsidRPr="00086AE8">
                  <w:rPr>
                    <w:noProof/>
                  </w:rPr>
                  <w:fldChar w:fldCharType="end"/>
                </w:r>
              </w:sdtContent>
            </w:sdt>
          </w:p>
        </w:tc>
        <w:tc>
          <w:tcPr>
            <w:tcW w:w="4202" w:type="dxa"/>
          </w:tcPr>
          <w:p w14:paraId="24DE6478" w14:textId="60C255C6" w:rsidR="00DA40DB" w:rsidRPr="00086AE8" w:rsidRDefault="00774D4A" w:rsidP="00774D4A">
            <w:pPr>
              <w:spacing w:line="276" w:lineRule="auto"/>
              <w:ind w:firstLine="0"/>
              <w:rPr>
                <w:lang w:val="en-ID"/>
              </w:rPr>
            </w:pPr>
            <w:r w:rsidRPr="00086AE8">
              <w:t xml:space="preserve">Menggunakan LLM, yaitu ChatGPT dengan masukan berupa gambar diagram BPMN dan prompt teks untuk menghasilkan berbagai jenis kode, termasuk React.js. Prosesnya iteratif, </w:t>
            </w:r>
            <w:r w:rsidRPr="00086AE8">
              <w:lastRenderedPageBreak/>
              <w:t>memerlukan banyak prompt, dan tidak sepenuhnya otomatis.</w:t>
            </w:r>
          </w:p>
        </w:tc>
        <w:tc>
          <w:tcPr>
            <w:tcW w:w="3021" w:type="dxa"/>
          </w:tcPr>
          <w:p w14:paraId="02C1144F" w14:textId="281180DD" w:rsidR="00DA40DB" w:rsidRPr="00086AE8" w:rsidRDefault="00774D4A" w:rsidP="00774D4A">
            <w:pPr>
              <w:spacing w:line="276" w:lineRule="auto"/>
              <w:ind w:firstLine="0"/>
              <w:jc w:val="left"/>
              <w:rPr>
                <w:lang w:val="en-ID"/>
              </w:rPr>
            </w:pPr>
            <w:r w:rsidRPr="00086AE8">
              <w:lastRenderedPageBreak/>
              <w:t xml:space="preserve">Tidak terintegrasi dengan sistem pembangkit kode terstruktur dan tidak menerakan </w:t>
            </w:r>
            <w:r w:rsidRPr="00086AE8">
              <w:rPr>
                <w:i/>
                <w:iCs/>
              </w:rPr>
              <w:t>rule based</w:t>
            </w:r>
            <w:r w:rsidRPr="00086AE8">
              <w:t xml:space="preserve"> </w:t>
            </w:r>
            <w:r w:rsidRPr="00086AE8">
              <w:rPr>
                <w:i/>
                <w:iCs/>
              </w:rPr>
              <w:t>mapping</w:t>
            </w:r>
            <w:r w:rsidRPr="00086AE8">
              <w:t xml:space="preserve">, </w:t>
            </w:r>
            <w:r w:rsidRPr="00086AE8">
              <w:rPr>
                <w:i/>
                <w:iCs/>
              </w:rPr>
              <w:t>intermediate representation</w:t>
            </w:r>
            <w:r w:rsidRPr="00086AE8">
              <w:t xml:space="preserve"> (IR).</w:t>
            </w:r>
          </w:p>
        </w:tc>
      </w:tr>
    </w:tbl>
    <w:p w14:paraId="4A24E019" w14:textId="77777777" w:rsidR="00DA40DB" w:rsidRPr="00086AE8" w:rsidRDefault="00DA40DB" w:rsidP="002A7B43">
      <w:pPr>
        <w:spacing w:line="276" w:lineRule="auto"/>
        <w:rPr>
          <w:rFonts w:cs="Times New Roman"/>
          <w:lang w:val="en-ID"/>
        </w:rPr>
      </w:pPr>
    </w:p>
    <w:p w14:paraId="75FF665C" w14:textId="0C303363" w:rsidR="000477F1" w:rsidRPr="00086AE8" w:rsidRDefault="003443D2" w:rsidP="00E45D34">
      <w:pPr>
        <w:pStyle w:val="Heading2"/>
        <w:rPr>
          <w:rFonts w:cs="Times New Roman"/>
        </w:rPr>
      </w:pPr>
      <w:bookmarkStart w:id="15" w:name="_Toc220058953"/>
      <w:r w:rsidRPr="00086AE8">
        <w:rPr>
          <w:rFonts w:cs="Times New Roman"/>
        </w:rPr>
        <w:t>Dasar Teori</w:t>
      </w:r>
      <w:bookmarkEnd w:id="15"/>
    </w:p>
    <w:p w14:paraId="115A653B" w14:textId="315C16BC" w:rsidR="00A358C2" w:rsidRPr="00086AE8" w:rsidRDefault="00E45D34" w:rsidP="002A7B43">
      <w:pPr>
        <w:pStyle w:val="Heading3"/>
        <w:spacing w:line="276" w:lineRule="auto"/>
        <w:rPr>
          <w:rFonts w:ascii="Times New Roman" w:hAnsi="Times New Roman" w:cs="Times New Roman"/>
          <w:color w:val="auto"/>
        </w:rPr>
      </w:pPr>
      <w:bookmarkStart w:id="16" w:name="_Toc220058954"/>
      <w:r w:rsidRPr="00086AE8">
        <w:rPr>
          <w:rFonts w:ascii="Times New Roman" w:hAnsi="Times New Roman" w:cs="Times New Roman"/>
          <w:color w:val="auto"/>
        </w:rPr>
        <w:t>Business Process Model and Notation</w:t>
      </w:r>
      <w:bookmarkEnd w:id="16"/>
    </w:p>
    <w:p w14:paraId="0C543F57" w14:textId="11237DE4" w:rsidR="00A358C2" w:rsidRPr="00086AE8" w:rsidRDefault="00A358C2" w:rsidP="002A7B43">
      <w:pPr>
        <w:spacing w:line="276" w:lineRule="auto"/>
        <w:rPr>
          <w:rFonts w:cs="Times New Roman"/>
        </w:rPr>
      </w:pPr>
      <w:r w:rsidRPr="00086AE8">
        <w:rPr>
          <w:rFonts w:cs="Times New Roman"/>
        </w:rPr>
        <w:t>Business Process Model and Notation (BPMN) 2.0 merupakan standar internasional yang dikembangkan oleh Object Management Group (OMG) untuk mendefinisikan representasi grafis proses bisnis. BPMN menyediakan elemen elemen utama seperti events, activities, gateways, dan flows untuk menggambarkan alur aktivitas secara formal namun mudah dipahami oleh pengguna teknis maupun non-teknis. Versi 2.0 memperkenalkan peningkatan penting berupa dukungan terhadap eksekusi model dan penyelarasan dengan format XML (</w:t>
      </w:r>
      <w:r w:rsidRPr="00086AE8">
        <w:rPr>
          <w:rFonts w:cs="Times New Roman"/>
          <w:i/>
          <w:iCs/>
        </w:rPr>
        <w:t>XML Schema Definition</w:t>
      </w:r>
      <w:r w:rsidRPr="00086AE8">
        <w:rPr>
          <w:rFonts w:cs="Times New Roman"/>
        </w:rPr>
        <w:t xml:space="preserve">) agar kompatibel dengan sistem otomatisasi proses bisnis (Business Process Management Systems). BPMN banyak digunakan dalam industri maupun akademik karena sifatnya yang standar, </w:t>
      </w:r>
      <w:r w:rsidRPr="00086AE8">
        <w:rPr>
          <w:rFonts w:cs="Times New Roman"/>
          <w:i/>
          <w:iCs/>
        </w:rPr>
        <w:t>interoperabel</w:t>
      </w:r>
      <w:r w:rsidRPr="00086AE8">
        <w:rPr>
          <w:rFonts w:cs="Times New Roman"/>
        </w:rPr>
        <w:t>, dan mudah divisualisasikan</w:t>
      </w:r>
      <w:r w:rsidR="00596120" w:rsidRPr="00086AE8">
        <w:rPr>
          <w:rFonts w:cs="Times New Roman"/>
        </w:rPr>
        <w:t xml:space="preserve"> </w:t>
      </w:r>
      <w:sdt>
        <w:sdtPr>
          <w:rPr>
            <w:rFonts w:cs="Times New Roman"/>
          </w:rPr>
          <w:id w:val="2050484732"/>
          <w:citation/>
        </w:sdtPr>
        <w:sdtContent>
          <w:r w:rsidR="00596120" w:rsidRPr="00086AE8">
            <w:rPr>
              <w:rFonts w:cs="Times New Roman"/>
            </w:rPr>
            <w:fldChar w:fldCharType="begin"/>
          </w:r>
          <w:r w:rsidR="00596120" w:rsidRPr="00086AE8">
            <w:rPr>
              <w:rFonts w:cs="Times New Roman"/>
            </w:rPr>
            <w:instrText xml:space="preserve"> CITATION Gei17 \l 1033 </w:instrText>
          </w:r>
          <w:r w:rsidR="00596120" w:rsidRPr="00086AE8">
            <w:rPr>
              <w:rFonts w:cs="Times New Roman"/>
            </w:rPr>
            <w:fldChar w:fldCharType="separate"/>
          </w:r>
          <w:r w:rsidR="00E7109E" w:rsidRPr="00086AE8">
            <w:rPr>
              <w:rFonts w:cs="Times New Roman"/>
              <w:noProof/>
            </w:rPr>
            <w:t>[11]</w:t>
          </w:r>
          <w:r w:rsidR="00596120" w:rsidRPr="00086AE8">
            <w:rPr>
              <w:rFonts w:cs="Times New Roman"/>
            </w:rPr>
            <w:fldChar w:fldCharType="end"/>
          </w:r>
        </w:sdtContent>
      </w:sdt>
      <w:r w:rsidRPr="00086AE8">
        <w:rPr>
          <w:rFonts w:cs="Times New Roman"/>
        </w:rPr>
        <w:t>.</w:t>
      </w:r>
    </w:p>
    <w:p w14:paraId="1FF2C775" w14:textId="19FC0174" w:rsidR="00A358C2" w:rsidRPr="00086AE8" w:rsidRDefault="004E7F97" w:rsidP="004E7F97">
      <w:pPr>
        <w:spacing w:line="276" w:lineRule="auto"/>
        <w:ind w:firstLine="113"/>
        <w:rPr>
          <w:rFonts w:cs="Times New Roman"/>
        </w:rPr>
      </w:pPr>
      <w:r w:rsidRPr="00086AE8">
        <w:rPr>
          <w:rFonts w:cs="Times New Roman"/>
        </w:rPr>
        <w:t xml:space="preserve">Dalam </w:t>
      </w:r>
      <w:proofErr w:type="spellStart"/>
      <w:r w:rsidRPr="00086AE8">
        <w:rPr>
          <w:rFonts w:cs="Times New Roman"/>
        </w:rPr>
        <w:t>gambar</w:t>
      </w:r>
      <w:proofErr w:type="spellEnd"/>
      <w:r w:rsidRPr="00086AE8">
        <w:rPr>
          <w:rFonts w:cs="Times New Roman"/>
        </w:rPr>
        <w:t xml:space="preserve"> 2.1, </w:t>
      </w:r>
      <w:proofErr w:type="spellStart"/>
      <w:r w:rsidR="00A358C2" w:rsidRPr="00086AE8">
        <w:rPr>
          <w:rFonts w:cs="Times New Roman"/>
        </w:rPr>
        <w:t>Kräuter</w:t>
      </w:r>
      <w:proofErr w:type="spellEnd"/>
      <w:r w:rsidR="00A358C2" w:rsidRPr="00086AE8">
        <w:rPr>
          <w:rFonts w:cs="Times New Roman"/>
        </w:rPr>
        <w:t xml:space="preserve"> et al. </w:t>
      </w:r>
      <w:r w:rsidR="00596120" w:rsidRPr="00086AE8">
        <w:rPr>
          <w:rFonts w:cs="Times New Roman"/>
        </w:rPr>
        <w:t xml:space="preserve">pada </w:t>
      </w:r>
      <w:sdt>
        <w:sdtPr>
          <w:rPr>
            <w:rFonts w:cs="Times New Roman"/>
          </w:rPr>
          <w:id w:val="1948277055"/>
          <w:citation/>
        </w:sdtPr>
        <w:sdtContent>
          <w:r w:rsidR="00596120" w:rsidRPr="00086AE8">
            <w:rPr>
              <w:rFonts w:cs="Times New Roman"/>
            </w:rPr>
            <w:fldChar w:fldCharType="begin"/>
          </w:r>
          <w:r w:rsidR="00596120" w:rsidRPr="00086AE8">
            <w:rPr>
              <w:rFonts w:cs="Times New Roman"/>
            </w:rPr>
            <w:instrText xml:space="preserve"> CITATION Krä24 \l 1033 </w:instrText>
          </w:r>
          <w:r w:rsidR="00596120" w:rsidRPr="00086AE8">
            <w:rPr>
              <w:rFonts w:cs="Times New Roman"/>
            </w:rPr>
            <w:fldChar w:fldCharType="separate"/>
          </w:r>
          <w:r w:rsidR="00E7109E" w:rsidRPr="00086AE8">
            <w:rPr>
              <w:rFonts w:cs="Times New Roman"/>
              <w:noProof/>
            </w:rPr>
            <w:t>[12]</w:t>
          </w:r>
          <w:r w:rsidR="00596120" w:rsidRPr="00086AE8">
            <w:rPr>
              <w:rFonts w:cs="Times New Roman"/>
            </w:rPr>
            <w:fldChar w:fldCharType="end"/>
          </w:r>
        </w:sdtContent>
      </w:sdt>
      <w:r w:rsidR="00596120" w:rsidRPr="00086AE8">
        <w:rPr>
          <w:rFonts w:cs="Times New Roman"/>
        </w:rPr>
        <w:t xml:space="preserve"> </w:t>
      </w:r>
      <w:r w:rsidR="00A358C2" w:rsidRPr="00086AE8">
        <w:rPr>
          <w:rFonts w:cs="Times New Roman"/>
        </w:rPr>
        <w:t xml:space="preserve">menguraikan bahwa BPMN memiliki struktur elemen yang </w:t>
      </w:r>
      <w:proofErr w:type="spellStart"/>
      <w:r w:rsidR="00A358C2" w:rsidRPr="00086AE8">
        <w:rPr>
          <w:rFonts w:cs="Times New Roman"/>
        </w:rPr>
        <w:t>bersifat</w:t>
      </w:r>
      <w:proofErr w:type="spellEnd"/>
      <w:r w:rsidR="00A358C2" w:rsidRPr="00086AE8">
        <w:rPr>
          <w:rFonts w:cs="Times New Roman"/>
        </w:rPr>
        <w:t xml:space="preserve"> </w:t>
      </w:r>
      <w:proofErr w:type="spellStart"/>
      <w:r w:rsidR="00A358C2" w:rsidRPr="00086AE8">
        <w:rPr>
          <w:rFonts w:cs="Times New Roman"/>
        </w:rPr>
        <w:t>hierarkis</w:t>
      </w:r>
      <w:proofErr w:type="spellEnd"/>
      <w:r w:rsidR="00A358C2" w:rsidRPr="00086AE8">
        <w:rPr>
          <w:rFonts w:cs="Times New Roman"/>
        </w:rPr>
        <w:t xml:space="preserve"> yang </w:t>
      </w:r>
      <w:proofErr w:type="spellStart"/>
      <w:r w:rsidR="00A358C2" w:rsidRPr="00086AE8">
        <w:rPr>
          <w:rFonts w:cs="Times New Roman"/>
        </w:rPr>
        <w:t>dimulai</w:t>
      </w:r>
      <w:proofErr w:type="spellEnd"/>
      <w:r w:rsidR="00A358C2" w:rsidRPr="00086AE8">
        <w:rPr>
          <w:rFonts w:cs="Times New Roman"/>
        </w:rPr>
        <w:t xml:space="preserve"> </w:t>
      </w:r>
      <w:proofErr w:type="spellStart"/>
      <w:r w:rsidR="00A358C2" w:rsidRPr="00086AE8">
        <w:rPr>
          <w:rFonts w:cs="Times New Roman"/>
        </w:rPr>
        <w:t>dari</w:t>
      </w:r>
      <w:proofErr w:type="spellEnd"/>
      <w:r w:rsidR="00A358C2" w:rsidRPr="00086AE8">
        <w:rPr>
          <w:rFonts w:cs="Times New Roman"/>
        </w:rPr>
        <w:t xml:space="preserve"> Collaboration </w:t>
      </w:r>
      <w:proofErr w:type="spellStart"/>
      <w:r w:rsidR="00A358C2" w:rsidRPr="00086AE8">
        <w:rPr>
          <w:rFonts w:cs="Times New Roman"/>
        </w:rPr>
        <w:t>sebagai</w:t>
      </w:r>
      <w:proofErr w:type="spellEnd"/>
      <w:r w:rsidR="00A358C2" w:rsidRPr="00086AE8">
        <w:rPr>
          <w:rFonts w:cs="Times New Roman"/>
        </w:rPr>
        <w:t xml:space="preserve"> </w:t>
      </w:r>
      <w:proofErr w:type="spellStart"/>
      <w:r w:rsidR="00A358C2" w:rsidRPr="00086AE8">
        <w:rPr>
          <w:rFonts w:cs="Times New Roman"/>
        </w:rPr>
        <w:t>kontainer</w:t>
      </w:r>
      <w:proofErr w:type="spellEnd"/>
      <w:r w:rsidR="00A358C2" w:rsidRPr="00086AE8">
        <w:rPr>
          <w:rFonts w:cs="Times New Roman"/>
        </w:rPr>
        <w:t xml:space="preserve"> </w:t>
      </w:r>
      <w:proofErr w:type="spellStart"/>
      <w:r w:rsidR="00A358C2" w:rsidRPr="00086AE8">
        <w:rPr>
          <w:rFonts w:cs="Times New Roman"/>
        </w:rPr>
        <w:t>tingkat</w:t>
      </w:r>
      <w:proofErr w:type="spellEnd"/>
      <w:r w:rsidR="00A358C2" w:rsidRPr="00086AE8">
        <w:rPr>
          <w:rFonts w:cs="Times New Roman"/>
        </w:rPr>
        <w:t xml:space="preserve"> </w:t>
      </w:r>
      <w:proofErr w:type="spellStart"/>
      <w:r w:rsidR="00A358C2" w:rsidRPr="00086AE8">
        <w:rPr>
          <w:rFonts w:cs="Times New Roman"/>
        </w:rPr>
        <w:t>atas</w:t>
      </w:r>
      <w:proofErr w:type="spellEnd"/>
      <w:r w:rsidR="00A358C2" w:rsidRPr="00086AE8">
        <w:rPr>
          <w:rFonts w:cs="Times New Roman"/>
        </w:rPr>
        <w:t xml:space="preserve"> yang </w:t>
      </w:r>
      <w:proofErr w:type="spellStart"/>
      <w:r w:rsidR="00A358C2" w:rsidRPr="00086AE8">
        <w:rPr>
          <w:rFonts w:cs="Times New Roman"/>
        </w:rPr>
        <w:t>merepresentasikan</w:t>
      </w:r>
      <w:proofErr w:type="spellEnd"/>
      <w:r w:rsidR="00A358C2" w:rsidRPr="00086AE8">
        <w:rPr>
          <w:rFonts w:cs="Times New Roman"/>
        </w:rPr>
        <w:t xml:space="preserve"> </w:t>
      </w:r>
      <w:proofErr w:type="spellStart"/>
      <w:r w:rsidR="00A358C2" w:rsidRPr="00086AE8">
        <w:rPr>
          <w:rFonts w:cs="Times New Roman"/>
        </w:rPr>
        <w:t>interaksi</w:t>
      </w:r>
      <w:proofErr w:type="spellEnd"/>
      <w:r w:rsidR="00A358C2" w:rsidRPr="00086AE8">
        <w:rPr>
          <w:rFonts w:cs="Times New Roman"/>
        </w:rPr>
        <w:t xml:space="preserve"> </w:t>
      </w:r>
      <w:proofErr w:type="spellStart"/>
      <w:r w:rsidR="00A358C2" w:rsidRPr="00086AE8">
        <w:rPr>
          <w:rFonts w:cs="Times New Roman"/>
        </w:rPr>
        <w:t>antar</w:t>
      </w:r>
      <w:proofErr w:type="spellEnd"/>
      <w:r w:rsidR="00A358C2" w:rsidRPr="00086AE8">
        <w:rPr>
          <w:rFonts w:cs="Times New Roman"/>
        </w:rPr>
        <w:t xml:space="preserve"> </w:t>
      </w:r>
      <w:r w:rsidR="006E1F06" w:rsidRPr="00086AE8">
        <w:rPr>
          <w:rFonts w:cs="Times New Roman"/>
          <w:i/>
          <w:iCs/>
        </w:rPr>
        <w:t>participant</w:t>
      </w:r>
      <w:r w:rsidR="00A358C2" w:rsidRPr="00086AE8">
        <w:rPr>
          <w:rFonts w:cs="Times New Roman"/>
        </w:rPr>
        <w:t xml:space="preserve">. Setiap </w:t>
      </w:r>
      <w:r w:rsidR="006E1F06" w:rsidRPr="00086AE8">
        <w:rPr>
          <w:rFonts w:cs="Times New Roman"/>
          <w:i/>
          <w:iCs/>
        </w:rPr>
        <w:t>p</w:t>
      </w:r>
      <w:r w:rsidR="00A358C2" w:rsidRPr="00086AE8">
        <w:rPr>
          <w:rFonts w:cs="Times New Roman"/>
          <w:i/>
          <w:iCs/>
        </w:rPr>
        <w:t>articipant</w:t>
      </w:r>
      <w:r w:rsidR="00A358C2" w:rsidRPr="00086AE8">
        <w:rPr>
          <w:rFonts w:cs="Times New Roman"/>
        </w:rPr>
        <w:t xml:space="preserve"> </w:t>
      </w:r>
      <w:proofErr w:type="spellStart"/>
      <w:r w:rsidR="00A358C2" w:rsidRPr="00086AE8">
        <w:rPr>
          <w:rFonts w:cs="Times New Roman"/>
        </w:rPr>
        <w:t>mereferensikan</w:t>
      </w:r>
      <w:proofErr w:type="spellEnd"/>
      <w:r w:rsidR="00A358C2" w:rsidRPr="00086AE8">
        <w:rPr>
          <w:rFonts w:cs="Times New Roman"/>
        </w:rPr>
        <w:t xml:space="preserve"> </w:t>
      </w:r>
      <w:proofErr w:type="spellStart"/>
      <w:r w:rsidR="00A358C2" w:rsidRPr="00086AE8">
        <w:rPr>
          <w:rFonts w:cs="Times New Roman"/>
        </w:rPr>
        <w:t>sebuah</w:t>
      </w:r>
      <w:proofErr w:type="spellEnd"/>
      <w:r w:rsidR="00A358C2" w:rsidRPr="00086AE8">
        <w:rPr>
          <w:rFonts w:cs="Times New Roman"/>
        </w:rPr>
        <w:t xml:space="preserve"> Process. Pada tingkat proses, BPMN mendefinisikan FlowElements yang membentuk perilaku dan alur kontrol proses. Elemen ini terbagi menjadi FlowNode dan SequenceFlow. FlowNode memodelkan perubahan status dalam proses dan diklasifikasikan menjadi tiga katogeri, yaitu </w:t>
      </w:r>
      <w:r w:rsidR="00A358C2" w:rsidRPr="00086AE8">
        <w:rPr>
          <w:rFonts w:cs="Times New Roman"/>
          <w:i/>
          <w:iCs/>
        </w:rPr>
        <w:t>Activities</w:t>
      </w:r>
      <w:r w:rsidR="00A358C2" w:rsidRPr="00086AE8">
        <w:rPr>
          <w:rFonts w:cs="Times New Roman"/>
        </w:rPr>
        <w:t xml:space="preserve"> yang merepresentasikan pekerjaan yang dilakukan, termasuk Sub Process yang berfungsi untuk modularisasi dan peningkatan keterbacaan, Gateways yang mengelola percabangan, penggabungan, dan pengendalian alur seperti pada Parallel Gateway untuk eksekusi paralel dan Exclusive Gateway untuk pemilihan jalur tunggal berdasarkan kondisi, serta Events yang memodelkan kejadian selama eksekusi proses yang mencakup Start Event dan End Event sebagai penanda awal dan akhir, Message Event untuk komunikasi satu ke satu entitas, Signal Event untuk penyiaran global yang bisa diterima seluruh partisipan, Link Event sebagai penghubung alur dalam diagram yang kompleks, dan </w:t>
      </w:r>
      <w:r w:rsidR="00A358C2" w:rsidRPr="00086AE8">
        <w:rPr>
          <w:rFonts w:cs="Times New Roman"/>
          <w:i/>
          <w:iCs/>
        </w:rPr>
        <w:t>Terminate End Event</w:t>
      </w:r>
      <w:r w:rsidR="00A358C2" w:rsidRPr="00086AE8">
        <w:rPr>
          <w:rFonts w:cs="Times New Roman"/>
        </w:rPr>
        <w:t xml:space="preserve"> yang mengakhiri proses tanpa menunggu penyelesaian aktivitas lain. Selain SequenceFlow yang berperan sebagai penghubung antar FlowNode dalam satu proses, BPMN juga menyediakan </w:t>
      </w:r>
      <w:r w:rsidR="00A358C2" w:rsidRPr="00086AE8">
        <w:rPr>
          <w:rFonts w:cs="Times New Roman"/>
          <w:i/>
          <w:iCs/>
        </w:rPr>
        <w:t>Message Flow</w:t>
      </w:r>
      <w:r w:rsidR="00A358C2" w:rsidRPr="00086AE8">
        <w:rPr>
          <w:rFonts w:cs="Times New Roman"/>
        </w:rPr>
        <w:t xml:space="preserve"> yang digunakan untuk memodelkan komunikasi antar </w:t>
      </w:r>
      <w:r w:rsidR="00A358C2" w:rsidRPr="00086AE8">
        <w:rPr>
          <w:rFonts w:cs="Times New Roman"/>
          <w:i/>
          <w:iCs/>
        </w:rPr>
        <w:t>Participant</w:t>
      </w:r>
      <w:r w:rsidR="00A358C2" w:rsidRPr="00086AE8">
        <w:rPr>
          <w:rFonts w:cs="Times New Roman"/>
        </w:rPr>
        <w:t xml:space="preserve"> pada Tingkat </w:t>
      </w:r>
      <w:r w:rsidR="00A358C2" w:rsidRPr="00086AE8">
        <w:rPr>
          <w:rFonts w:cs="Times New Roman"/>
          <w:i/>
          <w:iCs/>
        </w:rPr>
        <w:t>Collaboration</w:t>
      </w:r>
      <w:r w:rsidR="00A358C2" w:rsidRPr="00086AE8">
        <w:rPr>
          <w:rFonts w:cs="Times New Roman"/>
        </w:rPr>
        <w:t>.</w:t>
      </w:r>
    </w:p>
    <w:p w14:paraId="5EB02DD0" w14:textId="250B0E2E" w:rsidR="00A358C2" w:rsidRPr="00086AE8" w:rsidRDefault="00A358C2" w:rsidP="002A7B43">
      <w:pPr>
        <w:spacing w:line="276" w:lineRule="auto"/>
        <w:ind w:firstLine="113"/>
        <w:jc w:val="center"/>
        <w:rPr>
          <w:rFonts w:cs="Times New Roman"/>
        </w:rPr>
      </w:pPr>
    </w:p>
    <w:p w14:paraId="1BD9DEA7" w14:textId="77777777" w:rsidR="006827D7" w:rsidRDefault="009742C7" w:rsidP="006827D7">
      <w:pPr>
        <w:keepNext/>
        <w:spacing w:line="276" w:lineRule="auto"/>
        <w:ind w:firstLine="113"/>
        <w:jc w:val="center"/>
      </w:pPr>
      <w:r w:rsidRPr="00086AE8">
        <w:rPr>
          <w:rFonts w:cs="Times New Roman"/>
          <w:noProof/>
          <w:lang w:val="en-ID"/>
        </w:rPr>
        <w:lastRenderedPageBreak/>
        <w:drawing>
          <wp:inline distT="0" distB="0" distL="0" distR="0" wp14:anchorId="3662FB44" wp14:editId="23268236">
            <wp:extent cx="3561755" cy="2497666"/>
            <wp:effectExtent l="0" t="0" r="635" b="0"/>
            <wp:docPr id="708074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81395" cy="2511438"/>
                    </a:xfrm>
                    <a:prstGeom prst="rect">
                      <a:avLst/>
                    </a:prstGeom>
                    <a:noFill/>
                    <a:ln>
                      <a:noFill/>
                    </a:ln>
                  </pic:spPr>
                </pic:pic>
              </a:graphicData>
            </a:graphic>
          </wp:inline>
        </w:drawing>
      </w:r>
    </w:p>
    <w:p w14:paraId="6B7BEB4A" w14:textId="5AA326B9" w:rsidR="003A5665" w:rsidRPr="006827D7" w:rsidRDefault="006827D7" w:rsidP="006827D7">
      <w:pPr>
        <w:pStyle w:val="Caption"/>
        <w:jc w:val="center"/>
        <w:rPr>
          <w:i w:val="0"/>
          <w:iCs w:val="0"/>
          <w:color w:val="auto"/>
          <w:sz w:val="24"/>
          <w:szCs w:val="24"/>
        </w:rPr>
      </w:pPr>
      <w:bookmarkStart w:id="17" w:name="_Toc221700314"/>
      <w:r w:rsidRPr="006827D7">
        <w:rPr>
          <w:i w:val="0"/>
          <w:iCs w:val="0"/>
          <w:color w:val="auto"/>
          <w:sz w:val="24"/>
          <w:szCs w:val="24"/>
        </w:rPr>
        <w:t xml:space="preserve">Gambar </w:t>
      </w:r>
      <w:r w:rsidR="00F427E4">
        <w:rPr>
          <w:i w:val="0"/>
          <w:iCs w:val="0"/>
          <w:color w:val="auto"/>
          <w:sz w:val="24"/>
          <w:szCs w:val="24"/>
        </w:rPr>
        <w:fldChar w:fldCharType="begin"/>
      </w:r>
      <w:r w:rsidR="00F427E4">
        <w:rPr>
          <w:i w:val="0"/>
          <w:iCs w:val="0"/>
          <w:color w:val="auto"/>
          <w:sz w:val="24"/>
          <w:szCs w:val="24"/>
        </w:rPr>
        <w:instrText xml:space="preserve"> STYLEREF 1 \s </w:instrText>
      </w:r>
      <w:r w:rsidR="00F427E4">
        <w:rPr>
          <w:i w:val="0"/>
          <w:iCs w:val="0"/>
          <w:color w:val="auto"/>
          <w:sz w:val="24"/>
          <w:szCs w:val="24"/>
        </w:rPr>
        <w:fldChar w:fldCharType="separate"/>
      </w:r>
      <w:r w:rsidR="00F427E4">
        <w:rPr>
          <w:i w:val="0"/>
          <w:iCs w:val="0"/>
          <w:noProof/>
          <w:color w:val="auto"/>
          <w:sz w:val="24"/>
          <w:szCs w:val="24"/>
        </w:rPr>
        <w:t>2</w:t>
      </w:r>
      <w:r w:rsidR="00F427E4">
        <w:rPr>
          <w:i w:val="0"/>
          <w:iCs w:val="0"/>
          <w:color w:val="auto"/>
          <w:sz w:val="24"/>
          <w:szCs w:val="24"/>
        </w:rPr>
        <w:fldChar w:fldCharType="end"/>
      </w:r>
      <w:r w:rsidR="00F427E4">
        <w:rPr>
          <w:i w:val="0"/>
          <w:iCs w:val="0"/>
          <w:color w:val="auto"/>
          <w:sz w:val="24"/>
          <w:szCs w:val="24"/>
        </w:rPr>
        <w:t>.</w:t>
      </w:r>
      <w:r w:rsidR="00F427E4">
        <w:rPr>
          <w:i w:val="0"/>
          <w:iCs w:val="0"/>
          <w:color w:val="auto"/>
          <w:sz w:val="24"/>
          <w:szCs w:val="24"/>
        </w:rPr>
        <w:fldChar w:fldCharType="begin"/>
      </w:r>
      <w:r w:rsidR="00F427E4">
        <w:rPr>
          <w:i w:val="0"/>
          <w:iCs w:val="0"/>
          <w:color w:val="auto"/>
          <w:sz w:val="24"/>
          <w:szCs w:val="24"/>
        </w:rPr>
        <w:instrText xml:space="preserve"> SEQ Gambar \* ARABIC \s 1 </w:instrText>
      </w:r>
      <w:r w:rsidR="00F427E4">
        <w:rPr>
          <w:i w:val="0"/>
          <w:iCs w:val="0"/>
          <w:color w:val="auto"/>
          <w:sz w:val="24"/>
          <w:szCs w:val="24"/>
        </w:rPr>
        <w:fldChar w:fldCharType="separate"/>
      </w:r>
      <w:r w:rsidR="00F427E4">
        <w:rPr>
          <w:i w:val="0"/>
          <w:iCs w:val="0"/>
          <w:noProof/>
          <w:color w:val="auto"/>
          <w:sz w:val="24"/>
          <w:szCs w:val="24"/>
        </w:rPr>
        <w:t>1</w:t>
      </w:r>
      <w:r w:rsidR="00F427E4">
        <w:rPr>
          <w:i w:val="0"/>
          <w:iCs w:val="0"/>
          <w:color w:val="auto"/>
          <w:sz w:val="24"/>
          <w:szCs w:val="24"/>
        </w:rPr>
        <w:fldChar w:fldCharType="end"/>
      </w:r>
      <w:r w:rsidRPr="006827D7">
        <w:rPr>
          <w:i w:val="0"/>
          <w:iCs w:val="0"/>
          <w:color w:val="auto"/>
          <w:sz w:val="24"/>
          <w:szCs w:val="24"/>
        </w:rPr>
        <w:t xml:space="preserve"> </w:t>
      </w:r>
      <w:proofErr w:type="spellStart"/>
      <w:r w:rsidRPr="006827D7">
        <w:rPr>
          <w:i w:val="0"/>
          <w:iCs w:val="0"/>
          <w:color w:val="auto"/>
          <w:sz w:val="24"/>
          <w:szCs w:val="24"/>
        </w:rPr>
        <w:t>Pengelompokkan</w:t>
      </w:r>
      <w:proofErr w:type="spellEnd"/>
      <w:r w:rsidRPr="006827D7">
        <w:rPr>
          <w:i w:val="0"/>
          <w:iCs w:val="0"/>
          <w:color w:val="auto"/>
          <w:sz w:val="24"/>
          <w:szCs w:val="24"/>
        </w:rPr>
        <w:t xml:space="preserve"> </w:t>
      </w:r>
      <w:proofErr w:type="spellStart"/>
      <w:r w:rsidRPr="006827D7">
        <w:rPr>
          <w:i w:val="0"/>
          <w:iCs w:val="0"/>
          <w:color w:val="auto"/>
          <w:sz w:val="24"/>
          <w:szCs w:val="24"/>
        </w:rPr>
        <w:t>Elemen</w:t>
      </w:r>
      <w:proofErr w:type="spellEnd"/>
      <w:r w:rsidRPr="006827D7">
        <w:rPr>
          <w:i w:val="0"/>
          <w:iCs w:val="0"/>
          <w:color w:val="auto"/>
          <w:sz w:val="24"/>
          <w:szCs w:val="24"/>
        </w:rPr>
        <w:t xml:space="preserve"> BPMN </w:t>
      </w:r>
      <w:proofErr w:type="spellStart"/>
      <w:r w:rsidRPr="006827D7">
        <w:rPr>
          <w:i w:val="0"/>
          <w:iCs w:val="0"/>
          <w:color w:val="auto"/>
          <w:sz w:val="24"/>
          <w:szCs w:val="24"/>
        </w:rPr>
        <w:t>disalin</w:t>
      </w:r>
      <w:proofErr w:type="spellEnd"/>
      <w:r w:rsidRPr="006827D7">
        <w:rPr>
          <w:i w:val="0"/>
          <w:iCs w:val="0"/>
          <w:color w:val="auto"/>
          <w:sz w:val="24"/>
          <w:szCs w:val="24"/>
        </w:rPr>
        <w:t xml:space="preserve"> </w:t>
      </w:r>
      <w:proofErr w:type="spellStart"/>
      <w:r w:rsidRPr="006827D7">
        <w:rPr>
          <w:i w:val="0"/>
          <w:iCs w:val="0"/>
          <w:color w:val="auto"/>
          <w:sz w:val="24"/>
          <w:szCs w:val="24"/>
        </w:rPr>
        <w:t>dari</w:t>
      </w:r>
      <w:proofErr w:type="spellEnd"/>
      <w:r w:rsidRPr="006827D7">
        <w:rPr>
          <w:i w:val="0"/>
          <w:iCs w:val="0"/>
          <w:color w:val="auto"/>
          <w:sz w:val="24"/>
          <w:szCs w:val="24"/>
        </w:rPr>
        <w:t xml:space="preserve"> [12]</w:t>
      </w:r>
      <w:bookmarkEnd w:id="17"/>
    </w:p>
    <w:p w14:paraId="080C5D4A" w14:textId="0D2D0814" w:rsidR="000304FB" w:rsidRPr="00086AE8" w:rsidRDefault="000304FB" w:rsidP="002A7B43">
      <w:pPr>
        <w:pStyle w:val="Heading3"/>
        <w:spacing w:line="276" w:lineRule="auto"/>
        <w:rPr>
          <w:rFonts w:ascii="Times New Roman" w:hAnsi="Times New Roman" w:cs="Times New Roman"/>
          <w:color w:val="auto"/>
        </w:rPr>
      </w:pPr>
      <w:bookmarkStart w:id="18" w:name="_Toc220058955"/>
      <w:r w:rsidRPr="00086AE8">
        <w:rPr>
          <w:rFonts w:ascii="Times New Roman" w:hAnsi="Times New Roman" w:cs="Times New Roman"/>
          <w:color w:val="auto"/>
        </w:rPr>
        <w:t>React.js</w:t>
      </w:r>
      <w:bookmarkEnd w:id="18"/>
    </w:p>
    <w:p w14:paraId="2541D1D1" w14:textId="09AABA9C" w:rsidR="00444D55" w:rsidRPr="00086AE8" w:rsidRDefault="00444D55" w:rsidP="002A7B43">
      <w:pPr>
        <w:pStyle w:val="font-claude-response-body"/>
        <w:spacing w:line="276" w:lineRule="auto"/>
        <w:ind w:firstLine="113"/>
        <w:jc w:val="both"/>
      </w:pPr>
      <w:r w:rsidRPr="00086AE8">
        <w:t xml:space="preserve">React.js merupakan pustaka JavaScript </w:t>
      </w:r>
      <w:r w:rsidRPr="00086AE8">
        <w:rPr>
          <w:i/>
          <w:iCs/>
        </w:rPr>
        <w:t>open-source</w:t>
      </w:r>
      <w:r w:rsidRPr="00086AE8">
        <w:t xml:space="preserve"> yang dikembangkan untuk membangun antarmuka pengguna (UI) khususnya untuk aplikasi </w:t>
      </w:r>
      <w:r w:rsidRPr="00086AE8">
        <w:rPr>
          <w:i/>
          <w:iCs/>
        </w:rPr>
        <w:t>web single-page</w:t>
      </w:r>
      <w:r w:rsidRPr="00086AE8">
        <w:t xml:space="preserve">. Pustaka ini memungkinkan pengembang untuk membuat aplikasi web berskala besar yang dapat menggunakan dan mengubah data secara dinamis tanpa perlu memuat ulang halaman. Keunggulan utama React.js terletak pada implementasi </w:t>
      </w:r>
      <w:r w:rsidRPr="00086AE8">
        <w:rPr>
          <w:i/>
          <w:iCs/>
        </w:rPr>
        <w:t>Virtual</w:t>
      </w:r>
      <w:r w:rsidRPr="00086AE8">
        <w:t xml:space="preserve"> DOM yang meningkatkan performa aplikasi secara keseluruhan. React menggunakan algoritma </w:t>
      </w:r>
      <w:r w:rsidRPr="00086AE8">
        <w:rPr>
          <w:i/>
          <w:iCs/>
        </w:rPr>
        <w:t>diffing</w:t>
      </w:r>
      <w:r w:rsidRPr="00086AE8">
        <w:t xml:space="preserve"> yang cerdas untuk memperbarui </w:t>
      </w:r>
      <w:r w:rsidRPr="00086AE8">
        <w:rPr>
          <w:i/>
          <w:iCs/>
        </w:rPr>
        <w:t>node</w:t>
      </w:r>
      <w:r w:rsidRPr="00086AE8">
        <w:t xml:space="preserve"> DOM </w:t>
      </w:r>
      <w:r w:rsidR="0010437C" w:rsidRPr="00086AE8">
        <w:t>yang diperlukan saja</w:t>
      </w:r>
      <w:r w:rsidRPr="00086AE8">
        <w:t xml:space="preserve">, sementara elemen lainnya tetap tidak berubah, </w:t>
      </w:r>
      <w:r w:rsidR="0010437C" w:rsidRPr="00086AE8">
        <w:t xml:space="preserve">Hal ini </w:t>
      </w:r>
      <w:r w:rsidRPr="00086AE8">
        <w:t>meminimal</w:t>
      </w:r>
      <w:r w:rsidR="0010437C" w:rsidRPr="00086AE8">
        <w:t>isir</w:t>
      </w:r>
      <w:r w:rsidRPr="00086AE8">
        <w:t xml:space="preserve"> manipulasi DOM yang mahal dan meningkatkan responsivitas aplikasi. Arsitektur berbasis komponen React memungkinkan pengembang untuk membangun UI yang dapat digunakan kembali,</w:t>
      </w:r>
      <w:r w:rsidR="0010437C" w:rsidRPr="00086AE8">
        <w:t xml:space="preserve"> sehingga</w:t>
      </w:r>
      <w:r w:rsidRPr="00086AE8">
        <w:t xml:space="preserve"> menyederhanakan proses pengembangan dan pemeliharaan aplikasi </w:t>
      </w:r>
      <w:sdt>
        <w:sdtPr>
          <w:id w:val="-1429259316"/>
          <w:citation/>
        </w:sdtPr>
        <w:sdtContent>
          <w:r w:rsidRPr="00086AE8">
            <w:fldChar w:fldCharType="begin"/>
          </w:r>
          <w:r w:rsidRPr="00086AE8">
            <w:rPr>
              <w:lang w:val="en-US"/>
            </w:rPr>
            <w:instrText xml:space="preserve"> CITATION Raw20 \l 1033 </w:instrText>
          </w:r>
          <w:r w:rsidRPr="00086AE8">
            <w:fldChar w:fldCharType="separate"/>
          </w:r>
          <w:r w:rsidR="00E7109E" w:rsidRPr="00086AE8">
            <w:rPr>
              <w:noProof/>
              <w:lang w:val="en-US"/>
            </w:rPr>
            <w:t>[13]</w:t>
          </w:r>
          <w:r w:rsidRPr="00086AE8">
            <w:fldChar w:fldCharType="end"/>
          </w:r>
        </w:sdtContent>
      </w:sdt>
      <w:r w:rsidRPr="00086AE8">
        <w:t>.</w:t>
      </w:r>
      <w:r w:rsidR="0010437C" w:rsidRPr="00086AE8">
        <w:tab/>
      </w:r>
    </w:p>
    <w:p w14:paraId="4DA8CFC7" w14:textId="12687EAA" w:rsidR="00444D55" w:rsidRPr="00086AE8" w:rsidRDefault="00444D55" w:rsidP="002A7B43">
      <w:pPr>
        <w:pStyle w:val="font-claude-response-body"/>
        <w:spacing w:line="276" w:lineRule="auto"/>
        <w:ind w:firstLine="113"/>
        <w:jc w:val="both"/>
      </w:pPr>
      <w:r w:rsidRPr="00086AE8">
        <w:t>Fitur-</w:t>
      </w:r>
      <w:proofErr w:type="spellStart"/>
      <w:r w:rsidRPr="00086AE8">
        <w:t>fitur</w:t>
      </w:r>
      <w:proofErr w:type="spellEnd"/>
      <w:r w:rsidRPr="00086AE8">
        <w:t xml:space="preserve"> </w:t>
      </w:r>
      <w:proofErr w:type="spellStart"/>
      <w:r w:rsidRPr="00086AE8">
        <w:t>penting</w:t>
      </w:r>
      <w:proofErr w:type="spellEnd"/>
      <w:r w:rsidRPr="00086AE8">
        <w:t xml:space="preserve"> React.js </w:t>
      </w:r>
      <w:proofErr w:type="spellStart"/>
      <w:r w:rsidRPr="00086AE8">
        <w:t>mencakup</w:t>
      </w:r>
      <w:proofErr w:type="spellEnd"/>
      <w:r w:rsidRPr="00086AE8">
        <w:t xml:space="preserve"> arsitektur berbasis komponen, Virtual DOM, metode rekonsiliasi, dan keunggulan React Hooks</w:t>
      </w:r>
      <w:r w:rsidR="0010437C" w:rsidRPr="00086AE8">
        <w:rPr>
          <w:rStyle w:val="inline-flex"/>
        </w:rPr>
        <w:t xml:space="preserve"> </w:t>
      </w:r>
      <w:sdt>
        <w:sdtPr>
          <w:rPr>
            <w:rStyle w:val="inline-flex"/>
          </w:rPr>
          <w:id w:val="686643404"/>
          <w:citation/>
        </w:sdtPr>
        <w:sdtContent>
          <w:r w:rsidR="0010437C" w:rsidRPr="00086AE8">
            <w:rPr>
              <w:rStyle w:val="inline-flex"/>
            </w:rPr>
            <w:fldChar w:fldCharType="begin"/>
          </w:r>
          <w:r w:rsidR="0010437C" w:rsidRPr="00086AE8">
            <w:rPr>
              <w:rStyle w:val="inline-flex"/>
              <w:lang w:val="en-US"/>
            </w:rPr>
            <w:instrText xml:space="preserve"> CITATION Kes23 \l 1033 </w:instrText>
          </w:r>
          <w:r w:rsidR="0010437C" w:rsidRPr="00086AE8">
            <w:rPr>
              <w:rStyle w:val="inline-flex"/>
            </w:rPr>
            <w:fldChar w:fldCharType="separate"/>
          </w:r>
          <w:r w:rsidR="00E7109E" w:rsidRPr="00086AE8">
            <w:rPr>
              <w:noProof/>
              <w:lang w:val="en-US"/>
            </w:rPr>
            <w:t>[14]</w:t>
          </w:r>
          <w:r w:rsidR="0010437C" w:rsidRPr="00086AE8">
            <w:rPr>
              <w:rStyle w:val="inline-flex"/>
            </w:rPr>
            <w:fldChar w:fldCharType="end"/>
          </w:r>
        </w:sdtContent>
      </w:sdt>
      <w:r w:rsidRPr="00086AE8">
        <w:t xml:space="preserve">. React mengadopsi konsep </w:t>
      </w:r>
      <w:r w:rsidRPr="00086AE8">
        <w:rPr>
          <w:i/>
          <w:iCs/>
        </w:rPr>
        <w:t>unidirectional data flow</w:t>
      </w:r>
      <w:r w:rsidRPr="00086AE8">
        <w:t xml:space="preserve"> yang </w:t>
      </w:r>
      <w:proofErr w:type="spellStart"/>
      <w:r w:rsidRPr="00086AE8">
        <w:t>memastikan</w:t>
      </w:r>
      <w:proofErr w:type="spellEnd"/>
      <w:r w:rsidRPr="00086AE8">
        <w:t xml:space="preserve"> data </w:t>
      </w:r>
      <w:proofErr w:type="spellStart"/>
      <w:r w:rsidRPr="00086AE8">
        <w:t>mengalir</w:t>
      </w:r>
      <w:proofErr w:type="spellEnd"/>
      <w:r w:rsidRPr="00086AE8">
        <w:t xml:space="preserve"> </w:t>
      </w:r>
      <w:proofErr w:type="spellStart"/>
      <w:r w:rsidRPr="00086AE8">
        <w:t>dalam</w:t>
      </w:r>
      <w:proofErr w:type="spellEnd"/>
      <w:r w:rsidRPr="00086AE8">
        <w:t xml:space="preserve"> </w:t>
      </w:r>
      <w:proofErr w:type="spellStart"/>
      <w:r w:rsidRPr="00086AE8">
        <w:t>satu</w:t>
      </w:r>
      <w:proofErr w:type="spellEnd"/>
      <w:r w:rsidRPr="00086AE8">
        <w:t xml:space="preserve"> </w:t>
      </w:r>
      <w:proofErr w:type="spellStart"/>
      <w:r w:rsidRPr="00086AE8">
        <w:t>arah</w:t>
      </w:r>
      <w:proofErr w:type="spellEnd"/>
      <w:r w:rsidRPr="00086AE8">
        <w:t xml:space="preserve"> di </w:t>
      </w:r>
      <w:proofErr w:type="spellStart"/>
      <w:r w:rsidRPr="00086AE8">
        <w:t>seluruh</w:t>
      </w:r>
      <w:proofErr w:type="spellEnd"/>
      <w:r w:rsidRPr="00086AE8">
        <w:t xml:space="preserve"> </w:t>
      </w:r>
      <w:proofErr w:type="spellStart"/>
      <w:r w:rsidRPr="00086AE8">
        <w:t>aplikasi</w:t>
      </w:r>
      <w:proofErr w:type="spellEnd"/>
      <w:r w:rsidRPr="00086AE8">
        <w:t>,</w:t>
      </w:r>
      <w:r w:rsidR="007E47AC" w:rsidRPr="00086AE8">
        <w:t xml:space="preserve"> </w:t>
      </w:r>
      <w:proofErr w:type="spellStart"/>
      <w:r w:rsidR="007E47AC" w:rsidRPr="00086AE8">
        <w:t>sehingga</w:t>
      </w:r>
      <w:proofErr w:type="spellEnd"/>
      <w:r w:rsidRPr="00086AE8">
        <w:t xml:space="preserve"> </w:t>
      </w:r>
      <w:r w:rsidR="007E47AC" w:rsidRPr="00086AE8">
        <w:t xml:space="preserve">state dan model </w:t>
      </w:r>
      <w:proofErr w:type="spellStart"/>
      <w:r w:rsidR="007E47AC" w:rsidRPr="00086AE8">
        <w:t>aplikasi</w:t>
      </w:r>
      <w:proofErr w:type="spellEnd"/>
      <w:r w:rsidR="007E47AC" w:rsidRPr="00086AE8">
        <w:t xml:space="preserve"> </w:t>
      </w:r>
      <w:proofErr w:type="spellStart"/>
      <w:r w:rsidR="007E47AC" w:rsidRPr="00086AE8">
        <w:t>ter</w:t>
      </w:r>
      <w:r w:rsidRPr="00086AE8">
        <w:t>kontrol</w:t>
      </w:r>
      <w:proofErr w:type="spellEnd"/>
      <w:r w:rsidRPr="00086AE8">
        <w:t xml:space="preserve"> </w:t>
      </w:r>
      <w:proofErr w:type="spellStart"/>
      <w:r w:rsidR="007E47AC" w:rsidRPr="00086AE8">
        <w:t>dengan</w:t>
      </w:r>
      <w:proofErr w:type="spellEnd"/>
      <w:r w:rsidR="007E47AC" w:rsidRPr="00086AE8">
        <w:t xml:space="preserve"> </w:t>
      </w:r>
      <w:proofErr w:type="spellStart"/>
      <w:r w:rsidRPr="00086AE8">
        <w:t>lebih</w:t>
      </w:r>
      <w:proofErr w:type="spellEnd"/>
      <w:r w:rsidRPr="00086AE8">
        <w:t xml:space="preserve"> </w:t>
      </w:r>
      <w:proofErr w:type="spellStart"/>
      <w:r w:rsidRPr="00086AE8">
        <w:t>baik</w:t>
      </w:r>
      <w:proofErr w:type="spellEnd"/>
      <w:sdt>
        <w:sdtPr>
          <w:id w:val="2090962568"/>
          <w:citation/>
        </w:sdtPr>
        <w:sdtContent>
          <w:r w:rsidR="0010437C" w:rsidRPr="00086AE8">
            <w:fldChar w:fldCharType="begin"/>
          </w:r>
          <w:r w:rsidR="0010437C" w:rsidRPr="00086AE8">
            <w:rPr>
              <w:lang w:val="en-US"/>
            </w:rPr>
            <w:instrText xml:space="preserve"> CITATION Raw20 \l 1033 </w:instrText>
          </w:r>
          <w:r w:rsidR="0010437C" w:rsidRPr="00086AE8">
            <w:fldChar w:fldCharType="separate"/>
          </w:r>
          <w:r w:rsidR="00E7109E" w:rsidRPr="00086AE8">
            <w:rPr>
              <w:noProof/>
              <w:lang w:val="en-US"/>
            </w:rPr>
            <w:t xml:space="preserve"> [13]</w:t>
          </w:r>
          <w:r w:rsidR="0010437C" w:rsidRPr="00086AE8">
            <w:fldChar w:fldCharType="end"/>
          </w:r>
        </w:sdtContent>
      </w:sdt>
      <w:r w:rsidRPr="00086AE8">
        <w:t>. JSX (JavaScript XML)</w:t>
      </w:r>
      <w:r w:rsidR="0010437C" w:rsidRPr="00086AE8">
        <w:t xml:space="preserve"> digunakan</w:t>
      </w:r>
      <w:r w:rsidRPr="00086AE8">
        <w:t xml:space="preserve"> sebagai ekstensi sintaks, memungkinkan pengembang untuk menulis struktur UI menggunakan sintaks yang menyerupai HTML di dalam kode JavaScript, membuat kode lebih intuitif dan mudah dipahami. Penelitian terbaru menunjukkan bahwa React.js telah menjadi pilihan utama dalam pengembangan web modern karena performanya yang superior dibandingkan framework lain seperti Angular dan Vue, </w:t>
      </w:r>
      <w:proofErr w:type="spellStart"/>
      <w:r w:rsidRPr="00086AE8">
        <w:t>terutama</w:t>
      </w:r>
      <w:proofErr w:type="spellEnd"/>
      <w:r w:rsidRPr="00086AE8">
        <w:t xml:space="preserve"> </w:t>
      </w:r>
      <w:proofErr w:type="spellStart"/>
      <w:r w:rsidRPr="00086AE8">
        <w:t>dalam</w:t>
      </w:r>
      <w:proofErr w:type="spellEnd"/>
      <w:r w:rsidRPr="00086AE8">
        <w:t xml:space="preserve"> </w:t>
      </w:r>
      <w:proofErr w:type="spellStart"/>
      <w:r w:rsidRPr="00086AE8">
        <w:t>menangani</w:t>
      </w:r>
      <w:proofErr w:type="spellEnd"/>
      <w:r w:rsidRPr="00086AE8">
        <w:t xml:space="preserve"> </w:t>
      </w:r>
      <w:proofErr w:type="spellStart"/>
      <w:r w:rsidRPr="00086AE8">
        <w:t>aplikasi</w:t>
      </w:r>
      <w:proofErr w:type="spellEnd"/>
      <w:r w:rsidRPr="00086AE8">
        <w:t xml:space="preserve"> </w:t>
      </w:r>
      <w:proofErr w:type="spellStart"/>
      <w:r w:rsidRPr="00086AE8">
        <w:t>dengan</w:t>
      </w:r>
      <w:proofErr w:type="spellEnd"/>
      <w:r w:rsidRPr="00086AE8">
        <w:t xml:space="preserve"> </w:t>
      </w:r>
      <w:proofErr w:type="spellStart"/>
      <w:r w:rsidR="002F66D0" w:rsidRPr="00086AE8">
        <w:t>frekuensi</w:t>
      </w:r>
      <w:proofErr w:type="spellEnd"/>
      <w:r w:rsidR="002F66D0" w:rsidRPr="00086AE8">
        <w:t xml:space="preserve"> </w:t>
      </w:r>
      <w:proofErr w:type="spellStart"/>
      <w:r w:rsidRPr="00086AE8">
        <w:t>perubahan</w:t>
      </w:r>
      <w:proofErr w:type="spellEnd"/>
      <w:r w:rsidRPr="00086AE8">
        <w:t xml:space="preserve"> data yang </w:t>
      </w:r>
      <w:proofErr w:type="spellStart"/>
      <w:r w:rsidR="002F66D0" w:rsidRPr="00086AE8">
        <w:t>tinggi</w:t>
      </w:r>
      <w:proofErr w:type="spellEnd"/>
      <w:r w:rsidR="002F66D0" w:rsidRPr="00086AE8">
        <w:t xml:space="preserve"> </w:t>
      </w:r>
      <w:r w:rsidRPr="00086AE8">
        <w:t xml:space="preserve">dan </w:t>
      </w:r>
      <w:proofErr w:type="spellStart"/>
      <w:r w:rsidR="002F66D0" w:rsidRPr="00086AE8">
        <w:t>ber</w:t>
      </w:r>
      <w:r w:rsidRPr="00086AE8">
        <w:t>dataset</w:t>
      </w:r>
      <w:proofErr w:type="spellEnd"/>
      <w:r w:rsidRPr="00086AE8">
        <w:t xml:space="preserve"> </w:t>
      </w:r>
      <w:proofErr w:type="spellStart"/>
      <w:r w:rsidRPr="00086AE8">
        <w:t>besar</w:t>
      </w:r>
      <w:proofErr w:type="spellEnd"/>
      <w:r w:rsidRPr="00086AE8">
        <w:t xml:space="preserve"> </w:t>
      </w:r>
      <w:sdt>
        <w:sdtPr>
          <w:id w:val="-768383253"/>
          <w:citation/>
        </w:sdtPr>
        <w:sdtContent>
          <w:r w:rsidR="0010437C" w:rsidRPr="00086AE8">
            <w:fldChar w:fldCharType="begin"/>
          </w:r>
          <w:r w:rsidR="0010437C" w:rsidRPr="00086AE8">
            <w:rPr>
              <w:lang w:val="en-US"/>
            </w:rPr>
            <w:instrText xml:space="preserve"> CITATION Raj24 \l 1033 </w:instrText>
          </w:r>
          <w:r w:rsidR="0010437C" w:rsidRPr="00086AE8">
            <w:fldChar w:fldCharType="separate"/>
          </w:r>
          <w:r w:rsidR="00E7109E" w:rsidRPr="00086AE8">
            <w:rPr>
              <w:noProof/>
              <w:lang w:val="en-US"/>
            </w:rPr>
            <w:t>[15]</w:t>
          </w:r>
          <w:r w:rsidR="0010437C" w:rsidRPr="00086AE8">
            <w:fldChar w:fldCharType="end"/>
          </w:r>
        </w:sdtContent>
      </w:sdt>
      <w:r w:rsidRPr="00086AE8">
        <w:t xml:space="preserve">. React Hooks yang </w:t>
      </w:r>
      <w:proofErr w:type="spellStart"/>
      <w:r w:rsidRPr="00086AE8">
        <w:t>diperkenalkan</w:t>
      </w:r>
      <w:proofErr w:type="spellEnd"/>
      <w:r w:rsidRPr="00086AE8">
        <w:t xml:space="preserve"> </w:t>
      </w:r>
      <w:proofErr w:type="spellStart"/>
      <w:r w:rsidRPr="00086AE8">
        <w:t>dalam</w:t>
      </w:r>
      <w:proofErr w:type="spellEnd"/>
      <w:r w:rsidRPr="00086AE8">
        <w:t xml:space="preserve"> </w:t>
      </w:r>
      <w:proofErr w:type="spellStart"/>
      <w:r w:rsidRPr="00086AE8">
        <w:t>versi</w:t>
      </w:r>
      <w:proofErr w:type="spellEnd"/>
      <w:r w:rsidRPr="00086AE8">
        <w:t xml:space="preserve"> </w:t>
      </w:r>
      <w:proofErr w:type="spellStart"/>
      <w:r w:rsidRPr="00086AE8">
        <w:t>terbaru</w:t>
      </w:r>
      <w:proofErr w:type="spellEnd"/>
      <w:r w:rsidRPr="00086AE8">
        <w:t xml:space="preserve">, </w:t>
      </w:r>
      <w:proofErr w:type="spellStart"/>
      <w:r w:rsidR="007E47AC" w:rsidRPr="00086AE8">
        <w:t>menjelaskan</w:t>
      </w:r>
      <w:proofErr w:type="spellEnd"/>
      <w:r w:rsidRPr="00086AE8">
        <w:t xml:space="preserve"> </w:t>
      </w:r>
      <w:proofErr w:type="spellStart"/>
      <w:r w:rsidRPr="00086AE8">
        <w:t>cara</w:t>
      </w:r>
      <w:proofErr w:type="spellEnd"/>
      <w:r w:rsidRPr="00086AE8">
        <w:t xml:space="preserve"> </w:t>
      </w:r>
      <w:proofErr w:type="spellStart"/>
      <w:r w:rsidR="007E47AC" w:rsidRPr="00086AE8">
        <w:t>baru</w:t>
      </w:r>
      <w:proofErr w:type="spellEnd"/>
      <w:r w:rsidR="007E47AC" w:rsidRPr="00086AE8">
        <w:t xml:space="preserve"> </w:t>
      </w:r>
      <w:proofErr w:type="spellStart"/>
      <w:r w:rsidRPr="00086AE8">
        <w:t>untuk</w:t>
      </w:r>
      <w:proofErr w:type="spellEnd"/>
      <w:r w:rsidRPr="00086AE8">
        <w:t xml:space="preserve"> </w:t>
      </w:r>
      <w:proofErr w:type="spellStart"/>
      <w:r w:rsidRPr="00086AE8">
        <w:t>mengelola</w:t>
      </w:r>
      <w:proofErr w:type="spellEnd"/>
      <w:r w:rsidRPr="00086AE8">
        <w:t xml:space="preserve"> </w:t>
      </w:r>
      <w:r w:rsidRPr="00086AE8">
        <w:rPr>
          <w:i/>
          <w:iCs/>
        </w:rPr>
        <w:t>state</w:t>
      </w:r>
      <w:r w:rsidRPr="00086AE8">
        <w:t xml:space="preserve"> dan </w:t>
      </w:r>
      <w:r w:rsidRPr="00086AE8">
        <w:rPr>
          <w:i/>
          <w:iCs/>
        </w:rPr>
        <w:t xml:space="preserve">lifecycle methods </w:t>
      </w:r>
      <w:proofErr w:type="spellStart"/>
      <w:r w:rsidRPr="00086AE8">
        <w:t>dalam</w:t>
      </w:r>
      <w:proofErr w:type="spellEnd"/>
      <w:r w:rsidRPr="00086AE8">
        <w:rPr>
          <w:i/>
          <w:iCs/>
        </w:rPr>
        <w:t xml:space="preserve"> functional components</w:t>
      </w:r>
      <w:r w:rsidRPr="00086AE8">
        <w:t>,</w:t>
      </w:r>
      <w:r w:rsidR="007E47AC" w:rsidRPr="00086AE8">
        <w:t xml:space="preserve"> </w:t>
      </w:r>
      <w:proofErr w:type="spellStart"/>
      <w:r w:rsidR="007E47AC" w:rsidRPr="00086AE8">
        <w:t>sehingga</w:t>
      </w:r>
      <w:proofErr w:type="spellEnd"/>
      <w:r w:rsidRPr="00086AE8">
        <w:t xml:space="preserve"> </w:t>
      </w:r>
      <w:proofErr w:type="spellStart"/>
      <w:r w:rsidRPr="00086AE8">
        <w:t>meningkatkan</w:t>
      </w:r>
      <w:proofErr w:type="spellEnd"/>
      <w:r w:rsidRPr="00086AE8">
        <w:t xml:space="preserve"> </w:t>
      </w:r>
      <w:proofErr w:type="spellStart"/>
      <w:r w:rsidRPr="00086AE8">
        <w:t>keterbacaan</w:t>
      </w:r>
      <w:proofErr w:type="spellEnd"/>
      <w:r w:rsidRPr="00086AE8">
        <w:t xml:space="preserve"> </w:t>
      </w:r>
      <w:proofErr w:type="spellStart"/>
      <w:r w:rsidRPr="00086AE8">
        <w:t>kode</w:t>
      </w:r>
      <w:proofErr w:type="spellEnd"/>
      <w:r w:rsidRPr="00086AE8">
        <w:t xml:space="preserve"> dan mengurangi kompleksitas</w:t>
      </w:r>
      <w:sdt>
        <w:sdtPr>
          <w:id w:val="-1024701542"/>
          <w:citation/>
        </w:sdtPr>
        <w:sdtContent>
          <w:r w:rsidR="0010437C" w:rsidRPr="00086AE8">
            <w:fldChar w:fldCharType="begin"/>
          </w:r>
          <w:r w:rsidR="0010437C" w:rsidRPr="00086AE8">
            <w:rPr>
              <w:lang w:val="en-US"/>
            </w:rPr>
            <w:instrText xml:space="preserve"> CITATION Raw20 \l 1033 </w:instrText>
          </w:r>
          <w:r w:rsidR="0010437C" w:rsidRPr="00086AE8">
            <w:fldChar w:fldCharType="separate"/>
          </w:r>
          <w:r w:rsidR="00E7109E" w:rsidRPr="00086AE8">
            <w:rPr>
              <w:noProof/>
              <w:lang w:val="en-US"/>
            </w:rPr>
            <w:t xml:space="preserve"> [13]</w:t>
          </w:r>
          <w:r w:rsidR="0010437C" w:rsidRPr="00086AE8">
            <w:fldChar w:fldCharType="end"/>
          </w:r>
        </w:sdtContent>
      </w:sdt>
      <w:r w:rsidRPr="00086AE8">
        <w:t>.</w:t>
      </w:r>
    </w:p>
    <w:p w14:paraId="14FE60FD" w14:textId="68E3D918" w:rsidR="000304FB" w:rsidRPr="00086AE8" w:rsidRDefault="000304FB" w:rsidP="002A7B43">
      <w:pPr>
        <w:pStyle w:val="Heading3"/>
        <w:spacing w:line="276" w:lineRule="auto"/>
        <w:rPr>
          <w:rFonts w:ascii="Times New Roman" w:hAnsi="Times New Roman" w:cs="Times New Roman"/>
          <w:color w:val="auto"/>
        </w:rPr>
      </w:pPr>
      <w:bookmarkStart w:id="19" w:name="_Toc220058956"/>
      <w:r w:rsidRPr="00086AE8">
        <w:rPr>
          <w:rFonts w:ascii="Times New Roman" w:hAnsi="Times New Roman" w:cs="Times New Roman"/>
          <w:color w:val="auto"/>
        </w:rPr>
        <w:lastRenderedPageBreak/>
        <w:t xml:space="preserve">Model Driven Engineering </w:t>
      </w:r>
      <w:proofErr w:type="gramStart"/>
      <w:r w:rsidRPr="00086AE8">
        <w:rPr>
          <w:rFonts w:ascii="Times New Roman" w:hAnsi="Times New Roman" w:cs="Times New Roman"/>
          <w:color w:val="auto"/>
        </w:rPr>
        <w:t>( MDE</w:t>
      </w:r>
      <w:proofErr w:type="gramEnd"/>
      <w:r w:rsidRPr="00086AE8">
        <w:rPr>
          <w:rFonts w:ascii="Times New Roman" w:hAnsi="Times New Roman" w:cs="Times New Roman"/>
          <w:color w:val="auto"/>
        </w:rPr>
        <w:t xml:space="preserve"> )</w:t>
      </w:r>
      <w:bookmarkEnd w:id="19"/>
    </w:p>
    <w:p w14:paraId="4DCB9BAA" w14:textId="26E12F21" w:rsidR="000304FB" w:rsidRPr="00086AE8" w:rsidRDefault="000304FB" w:rsidP="002A7B43">
      <w:pPr>
        <w:pStyle w:val="font-claude-response-body"/>
        <w:spacing w:line="276" w:lineRule="auto"/>
        <w:ind w:firstLine="113"/>
        <w:jc w:val="both"/>
        <w:rPr>
          <w:lang w:val="en-US"/>
        </w:rPr>
      </w:pPr>
      <w:r w:rsidRPr="00086AE8">
        <w:t xml:space="preserve">Model-Driven Engineering (MDE) adalah metodologi pengembangan perangkat lunak dengan basis model sebagai artefak utama yang menggerakan proses pengembangan </w:t>
      </w:r>
      <w:sdt>
        <w:sdtPr>
          <w:id w:val="-218287851"/>
          <w:citation/>
        </w:sdtPr>
        <w:sdtContent>
          <w:r w:rsidRPr="00086AE8">
            <w:fldChar w:fldCharType="begin"/>
          </w:r>
          <w:r w:rsidRPr="00086AE8">
            <w:rPr>
              <w:lang w:val="en-US"/>
            </w:rPr>
            <w:instrText xml:space="preserve"> CITATION Hut13 \l 1033 </w:instrText>
          </w:r>
          <w:r w:rsidRPr="00086AE8">
            <w:fldChar w:fldCharType="separate"/>
          </w:r>
          <w:r w:rsidR="00E7109E" w:rsidRPr="00086AE8">
            <w:rPr>
              <w:noProof/>
              <w:lang w:val="en-US"/>
            </w:rPr>
            <w:t>[16]</w:t>
          </w:r>
          <w:r w:rsidRPr="00086AE8">
            <w:fldChar w:fldCharType="end"/>
          </w:r>
        </w:sdtContent>
      </w:sdt>
      <w:r w:rsidRPr="00086AE8">
        <w:t xml:space="preserve">. Tujuan utama MDE terbagi menjadi tiga tingkat, yaitu transformasi dan penyempurnaan model dalam bentuk </w:t>
      </w:r>
      <w:r w:rsidRPr="00086AE8">
        <w:rPr>
          <w:i/>
          <w:iCs/>
        </w:rPr>
        <w:t>computation-independent model</w:t>
      </w:r>
      <w:r w:rsidRPr="00086AE8">
        <w:t xml:space="preserve"> (CIM) ke bentuk </w:t>
      </w:r>
      <w:r w:rsidRPr="00086AE8">
        <w:rPr>
          <w:i/>
          <w:iCs/>
        </w:rPr>
        <w:t>platform-independent model</w:t>
      </w:r>
      <w:r w:rsidRPr="00086AE8">
        <w:t xml:space="preserve"> (PIM), dan ke dalam bentuk akhir </w:t>
      </w:r>
      <w:r w:rsidRPr="00086AE8">
        <w:rPr>
          <w:i/>
          <w:iCs/>
          <w:lang w:val="en-US"/>
        </w:rPr>
        <w:t xml:space="preserve">platform-specific model </w:t>
      </w:r>
      <w:r w:rsidRPr="00086AE8">
        <w:rPr>
          <w:lang w:val="en-US"/>
        </w:rPr>
        <w:t xml:space="preserve">(PSM). Pada tingkat CIM, kebutuhan, konteks, dan tujuan model direpresentasikan secara abstrak tanpa terikat aspek komputasi atau teknologi implementasi tertentu. BPMN relevan untuk digunakan pada tingkat CIM karena sifatnya yang menggambarkan alur kerja, aktor, dan tujuan bisnis secara umum tanpa terkait teknis teknologi tertentu. Kemudian, tingkat selanjutnya, yaitu PIM mendeskripsikan perilaku dan struktur aplikasi secara independent tanpa kaitan suatu teknologi berdasarkan pemetaan dari informasi yang disajikan di CIM. Elemen – elemen BPMN dimodelkan secara abstrak sebagai representasi interaksi antar pengguna, transisi </w:t>
      </w:r>
      <w:r w:rsidRPr="00086AE8">
        <w:rPr>
          <w:i/>
          <w:iCs/>
          <w:lang w:val="en-US"/>
        </w:rPr>
        <w:t>state</w:t>
      </w:r>
      <w:r w:rsidRPr="00086AE8">
        <w:rPr>
          <w:lang w:val="en-US"/>
        </w:rPr>
        <w:t xml:space="preserve">, dan alur logika dalam bentuk JSON. Tingkat terakhir, yaitu PSM mendefinisikan dan mewujudkan perilaku dan struktur aplikasi secara spesifik pada platform tujuan yang mana dalam konteks tugas akhir ini, yaitu React.js. Pada tingkat ini, hasil pemetaan PIM diimplementasikan ke dalam antarmuka termasuk struktur komponen, </w:t>
      </w:r>
      <w:r w:rsidRPr="00086AE8">
        <w:rPr>
          <w:i/>
          <w:iCs/>
          <w:lang w:val="en-US"/>
        </w:rPr>
        <w:t>state management</w:t>
      </w:r>
      <w:r w:rsidRPr="00086AE8">
        <w:rPr>
          <w:lang w:val="en-US"/>
        </w:rPr>
        <w:t xml:space="preserve">, </w:t>
      </w:r>
      <w:r w:rsidRPr="00086AE8">
        <w:rPr>
          <w:i/>
          <w:iCs/>
          <w:lang w:val="en-US"/>
        </w:rPr>
        <w:t xml:space="preserve">event handling, </w:t>
      </w:r>
      <w:r w:rsidRPr="00086AE8">
        <w:rPr>
          <w:lang w:val="en-US"/>
        </w:rPr>
        <w:t xml:space="preserve">dan elemen sintaksis JSX, sehingga model proses bisnis dapat ditransformasi menjadi aplikasi </w:t>
      </w:r>
      <w:r w:rsidRPr="00086AE8">
        <w:rPr>
          <w:i/>
          <w:iCs/>
          <w:lang w:val="en-US"/>
        </w:rPr>
        <w:t xml:space="preserve">frontend </w:t>
      </w:r>
      <w:r w:rsidRPr="00086AE8">
        <w:rPr>
          <w:lang w:val="en-US"/>
        </w:rPr>
        <w:t xml:space="preserve">yang dapat dieksekusi. </w:t>
      </w:r>
      <w:sdt>
        <w:sdtPr>
          <w:rPr>
            <w:lang w:val="en-US"/>
          </w:rPr>
          <w:id w:val="-615681797"/>
          <w:citation/>
        </w:sdtPr>
        <w:sdtContent>
          <w:r w:rsidRPr="00086AE8">
            <w:rPr>
              <w:lang w:val="en-US"/>
            </w:rPr>
            <w:fldChar w:fldCharType="begin"/>
          </w:r>
          <w:r w:rsidRPr="00086AE8">
            <w:rPr>
              <w:lang w:val="en-US"/>
            </w:rPr>
            <w:instrText xml:space="preserve"> CITATION Bra17 \l 1033 </w:instrText>
          </w:r>
          <w:r w:rsidRPr="00086AE8">
            <w:rPr>
              <w:lang w:val="en-US"/>
            </w:rPr>
            <w:fldChar w:fldCharType="separate"/>
          </w:r>
          <w:r w:rsidR="00E7109E" w:rsidRPr="00086AE8">
            <w:rPr>
              <w:noProof/>
              <w:lang w:val="en-US"/>
            </w:rPr>
            <w:t>[17]</w:t>
          </w:r>
          <w:r w:rsidRPr="00086AE8">
            <w:rPr>
              <w:lang w:val="en-US"/>
            </w:rPr>
            <w:fldChar w:fldCharType="end"/>
          </w:r>
        </w:sdtContent>
      </w:sdt>
      <w:r w:rsidR="004E7F97" w:rsidRPr="00086AE8">
        <w:rPr>
          <w:lang w:val="en-US"/>
        </w:rPr>
        <w:t xml:space="preserve"> Seluruh </w:t>
      </w:r>
      <w:proofErr w:type="spellStart"/>
      <w:r w:rsidR="004E7F97" w:rsidRPr="00086AE8">
        <w:rPr>
          <w:lang w:val="en-US"/>
        </w:rPr>
        <w:t>alur</w:t>
      </w:r>
      <w:proofErr w:type="spellEnd"/>
      <w:r w:rsidR="004E7F97" w:rsidRPr="00086AE8">
        <w:rPr>
          <w:lang w:val="en-US"/>
        </w:rPr>
        <w:t xml:space="preserve"> kerja MDE dalam </w:t>
      </w:r>
      <w:proofErr w:type="spellStart"/>
      <w:r w:rsidR="004E7F97" w:rsidRPr="00086AE8">
        <w:rPr>
          <w:lang w:val="en-US"/>
        </w:rPr>
        <w:t>konteks</w:t>
      </w:r>
      <w:proofErr w:type="spellEnd"/>
      <w:r w:rsidR="004E7F97" w:rsidRPr="00086AE8">
        <w:rPr>
          <w:lang w:val="en-US"/>
        </w:rPr>
        <w:t xml:space="preserve"> tugas </w:t>
      </w:r>
      <w:proofErr w:type="spellStart"/>
      <w:r w:rsidR="004E7F97" w:rsidRPr="00086AE8">
        <w:rPr>
          <w:lang w:val="en-US"/>
        </w:rPr>
        <w:t>akhir</w:t>
      </w:r>
      <w:proofErr w:type="spellEnd"/>
      <w:r w:rsidR="004E7F97" w:rsidRPr="00086AE8">
        <w:rPr>
          <w:lang w:val="en-US"/>
        </w:rPr>
        <w:t xml:space="preserve"> ini </w:t>
      </w:r>
      <w:proofErr w:type="spellStart"/>
      <w:r w:rsidR="004E7F97" w:rsidRPr="00086AE8">
        <w:rPr>
          <w:lang w:val="en-US"/>
        </w:rPr>
        <w:t>dijelaskan</w:t>
      </w:r>
      <w:proofErr w:type="spellEnd"/>
      <w:r w:rsidR="004E7F97" w:rsidRPr="00086AE8">
        <w:rPr>
          <w:lang w:val="en-US"/>
        </w:rPr>
        <w:t xml:space="preserve"> dalam </w:t>
      </w:r>
      <w:proofErr w:type="spellStart"/>
      <w:r w:rsidR="004E7F97" w:rsidRPr="00086AE8">
        <w:rPr>
          <w:lang w:val="en-US"/>
        </w:rPr>
        <w:t>gambar</w:t>
      </w:r>
      <w:proofErr w:type="spellEnd"/>
      <w:r w:rsidR="004E7F97" w:rsidRPr="00086AE8">
        <w:rPr>
          <w:lang w:val="en-US"/>
        </w:rPr>
        <w:t xml:space="preserve"> 2.2.</w:t>
      </w:r>
    </w:p>
    <w:p w14:paraId="07F7E10F" w14:textId="77777777" w:rsidR="006827D7" w:rsidRDefault="000304FB" w:rsidP="006827D7">
      <w:pPr>
        <w:pStyle w:val="font-claude-response-body"/>
        <w:keepNext/>
        <w:spacing w:line="276" w:lineRule="auto"/>
        <w:ind w:firstLine="113"/>
        <w:jc w:val="both"/>
      </w:pPr>
      <w:r w:rsidRPr="00086AE8">
        <w:rPr>
          <w:noProof/>
        </w:rPr>
        <w:drawing>
          <wp:inline distT="0" distB="0" distL="0" distR="0" wp14:anchorId="49611FA9" wp14:editId="1AF81076">
            <wp:extent cx="5756275" cy="1217295"/>
            <wp:effectExtent l="0" t="0" r="0" b="1905"/>
            <wp:docPr id="359953495" name="Picture 1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53495" name="Picture 11" descr="A black and whit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275" cy="1217295"/>
                    </a:xfrm>
                    <a:prstGeom prst="rect">
                      <a:avLst/>
                    </a:prstGeom>
                    <a:noFill/>
                    <a:ln>
                      <a:noFill/>
                    </a:ln>
                  </pic:spPr>
                </pic:pic>
              </a:graphicData>
            </a:graphic>
          </wp:inline>
        </w:drawing>
      </w:r>
    </w:p>
    <w:p w14:paraId="3B46B56E" w14:textId="1F23E4DB" w:rsidR="001764DB" w:rsidRPr="006827D7" w:rsidRDefault="006827D7" w:rsidP="006827D7">
      <w:pPr>
        <w:pStyle w:val="Caption"/>
        <w:jc w:val="center"/>
        <w:rPr>
          <w:i w:val="0"/>
          <w:iCs w:val="0"/>
          <w:color w:val="auto"/>
          <w:sz w:val="24"/>
          <w:szCs w:val="24"/>
        </w:rPr>
      </w:pPr>
      <w:bookmarkStart w:id="20" w:name="_Toc221700315"/>
      <w:r w:rsidRPr="006827D7">
        <w:rPr>
          <w:i w:val="0"/>
          <w:iCs w:val="0"/>
          <w:color w:val="auto"/>
          <w:sz w:val="24"/>
          <w:szCs w:val="24"/>
        </w:rPr>
        <w:t xml:space="preserve">Gambar </w:t>
      </w:r>
      <w:r w:rsidR="00F427E4">
        <w:rPr>
          <w:i w:val="0"/>
          <w:iCs w:val="0"/>
          <w:color w:val="auto"/>
          <w:sz w:val="24"/>
          <w:szCs w:val="24"/>
        </w:rPr>
        <w:fldChar w:fldCharType="begin"/>
      </w:r>
      <w:r w:rsidR="00F427E4">
        <w:rPr>
          <w:i w:val="0"/>
          <w:iCs w:val="0"/>
          <w:color w:val="auto"/>
          <w:sz w:val="24"/>
          <w:szCs w:val="24"/>
        </w:rPr>
        <w:instrText xml:space="preserve"> STYLEREF 1 \s </w:instrText>
      </w:r>
      <w:r w:rsidR="00F427E4">
        <w:rPr>
          <w:i w:val="0"/>
          <w:iCs w:val="0"/>
          <w:color w:val="auto"/>
          <w:sz w:val="24"/>
          <w:szCs w:val="24"/>
        </w:rPr>
        <w:fldChar w:fldCharType="separate"/>
      </w:r>
      <w:r w:rsidR="00F427E4">
        <w:rPr>
          <w:i w:val="0"/>
          <w:iCs w:val="0"/>
          <w:noProof/>
          <w:color w:val="auto"/>
          <w:sz w:val="24"/>
          <w:szCs w:val="24"/>
        </w:rPr>
        <w:t>2</w:t>
      </w:r>
      <w:r w:rsidR="00F427E4">
        <w:rPr>
          <w:i w:val="0"/>
          <w:iCs w:val="0"/>
          <w:color w:val="auto"/>
          <w:sz w:val="24"/>
          <w:szCs w:val="24"/>
        </w:rPr>
        <w:fldChar w:fldCharType="end"/>
      </w:r>
      <w:r w:rsidR="00F427E4">
        <w:rPr>
          <w:i w:val="0"/>
          <w:iCs w:val="0"/>
          <w:color w:val="auto"/>
          <w:sz w:val="24"/>
          <w:szCs w:val="24"/>
        </w:rPr>
        <w:t>.</w:t>
      </w:r>
      <w:r w:rsidR="00F427E4">
        <w:rPr>
          <w:i w:val="0"/>
          <w:iCs w:val="0"/>
          <w:color w:val="auto"/>
          <w:sz w:val="24"/>
          <w:szCs w:val="24"/>
        </w:rPr>
        <w:fldChar w:fldCharType="begin"/>
      </w:r>
      <w:r w:rsidR="00F427E4">
        <w:rPr>
          <w:i w:val="0"/>
          <w:iCs w:val="0"/>
          <w:color w:val="auto"/>
          <w:sz w:val="24"/>
          <w:szCs w:val="24"/>
        </w:rPr>
        <w:instrText xml:space="preserve"> SEQ Gambar \* ARABIC \s 1 </w:instrText>
      </w:r>
      <w:r w:rsidR="00F427E4">
        <w:rPr>
          <w:i w:val="0"/>
          <w:iCs w:val="0"/>
          <w:color w:val="auto"/>
          <w:sz w:val="24"/>
          <w:szCs w:val="24"/>
        </w:rPr>
        <w:fldChar w:fldCharType="separate"/>
      </w:r>
      <w:r w:rsidR="00F427E4">
        <w:rPr>
          <w:i w:val="0"/>
          <w:iCs w:val="0"/>
          <w:noProof/>
          <w:color w:val="auto"/>
          <w:sz w:val="24"/>
          <w:szCs w:val="24"/>
        </w:rPr>
        <w:t>2</w:t>
      </w:r>
      <w:r w:rsidR="00F427E4">
        <w:rPr>
          <w:i w:val="0"/>
          <w:iCs w:val="0"/>
          <w:color w:val="auto"/>
          <w:sz w:val="24"/>
          <w:szCs w:val="24"/>
        </w:rPr>
        <w:fldChar w:fldCharType="end"/>
      </w:r>
      <w:r w:rsidRPr="006827D7">
        <w:rPr>
          <w:i w:val="0"/>
          <w:iCs w:val="0"/>
          <w:color w:val="auto"/>
          <w:sz w:val="24"/>
          <w:szCs w:val="24"/>
        </w:rPr>
        <w:t xml:space="preserve"> </w:t>
      </w:r>
      <w:proofErr w:type="spellStart"/>
      <w:r w:rsidRPr="006827D7">
        <w:rPr>
          <w:i w:val="0"/>
          <w:iCs w:val="0"/>
          <w:color w:val="auto"/>
          <w:sz w:val="24"/>
          <w:szCs w:val="24"/>
        </w:rPr>
        <w:t>Pemodelan</w:t>
      </w:r>
      <w:proofErr w:type="spellEnd"/>
      <w:r w:rsidRPr="006827D7">
        <w:rPr>
          <w:i w:val="0"/>
          <w:iCs w:val="0"/>
          <w:color w:val="auto"/>
          <w:sz w:val="24"/>
          <w:szCs w:val="24"/>
        </w:rPr>
        <w:t xml:space="preserve"> </w:t>
      </w:r>
      <w:proofErr w:type="spellStart"/>
      <w:r w:rsidRPr="006827D7">
        <w:rPr>
          <w:i w:val="0"/>
          <w:iCs w:val="0"/>
          <w:color w:val="auto"/>
          <w:sz w:val="24"/>
          <w:szCs w:val="24"/>
        </w:rPr>
        <w:t>bertingkat</w:t>
      </w:r>
      <w:proofErr w:type="spellEnd"/>
      <w:r w:rsidRPr="006827D7">
        <w:rPr>
          <w:i w:val="0"/>
          <w:iCs w:val="0"/>
          <w:color w:val="auto"/>
          <w:sz w:val="24"/>
          <w:szCs w:val="24"/>
        </w:rPr>
        <w:t xml:space="preserve"> dalam kerangka MDE</w:t>
      </w:r>
      <w:bookmarkEnd w:id="20"/>
    </w:p>
    <w:p w14:paraId="002E3F11" w14:textId="77606FCE" w:rsidR="007D0741" w:rsidRPr="00086AE8" w:rsidRDefault="007D0741" w:rsidP="002A7B43">
      <w:pPr>
        <w:pStyle w:val="Heading3"/>
        <w:spacing w:line="276" w:lineRule="auto"/>
        <w:rPr>
          <w:rFonts w:ascii="Times New Roman" w:hAnsi="Times New Roman" w:cs="Times New Roman"/>
          <w:color w:val="auto"/>
        </w:rPr>
      </w:pPr>
      <w:bookmarkStart w:id="21" w:name="_Toc220058957"/>
      <w:r w:rsidRPr="00086AE8">
        <w:rPr>
          <w:rFonts w:ascii="Times New Roman" w:hAnsi="Times New Roman" w:cs="Times New Roman"/>
          <w:color w:val="auto"/>
        </w:rPr>
        <w:t>Rule Map</w:t>
      </w:r>
      <w:bookmarkEnd w:id="21"/>
    </w:p>
    <w:p w14:paraId="7BADE428" w14:textId="4A3A566F" w:rsidR="00840D42" w:rsidRPr="00086AE8" w:rsidRDefault="00840D42" w:rsidP="002A7B43">
      <w:pPr>
        <w:pStyle w:val="NormalWeb"/>
        <w:spacing w:line="276" w:lineRule="auto"/>
        <w:ind w:firstLine="113"/>
        <w:jc w:val="both"/>
      </w:pPr>
      <w:proofErr w:type="spellStart"/>
      <w:r w:rsidRPr="00086AE8">
        <w:t>Aturan</w:t>
      </w:r>
      <w:proofErr w:type="spellEnd"/>
      <w:r w:rsidRPr="00086AE8">
        <w:t xml:space="preserve"> </w:t>
      </w:r>
      <w:proofErr w:type="spellStart"/>
      <w:r w:rsidRPr="00086AE8">
        <w:t>pemetaan</w:t>
      </w:r>
      <w:proofErr w:type="spellEnd"/>
      <w:r w:rsidRPr="00086AE8">
        <w:t xml:space="preserve"> (</w:t>
      </w:r>
      <w:r w:rsidRPr="00086AE8">
        <w:rPr>
          <w:rStyle w:val="Emphasis"/>
        </w:rPr>
        <w:t>rule mapping</w:t>
      </w:r>
      <w:r w:rsidRPr="00086AE8">
        <w:t xml:space="preserve">) didefinisikan sebagai seperangkat kaidah formal yang menetapkan hubungan antara elemen-elemen BPMN dan representasi struktural aplikasi </w:t>
      </w:r>
      <w:r w:rsidRPr="00086AE8">
        <w:rPr>
          <w:i/>
          <w:iCs/>
        </w:rPr>
        <w:t>frontend</w:t>
      </w:r>
      <w:r w:rsidRPr="00086AE8">
        <w:t xml:space="preserve"> dalam kerangka React.js. Aturan ini bersifat deterministik, sehingga setiap elemen BPMN yang sama akan selalu menghasilkan representasi yang konsisten pada tahap transformasi berikutnya. Dengan pendekatan ini, ambiguitas interpretasi model proses bisnis dapat diminimalkan, serta keterlacakan antara model BPMN dan artefak implementasi dapat terjaga. Representasi ini memuat informasi mengenai jenis aktivitas, alur kontrol, peran pengguna, serta mekanisme interaksi antar proses secara abstrak. Dengan demikian, rule mapping </w:t>
      </w:r>
      <w:proofErr w:type="spellStart"/>
      <w:r w:rsidRPr="00086AE8">
        <w:t>berperan</w:t>
      </w:r>
      <w:proofErr w:type="spellEnd"/>
      <w:r w:rsidRPr="00086AE8">
        <w:t xml:space="preserve"> </w:t>
      </w:r>
      <w:proofErr w:type="spellStart"/>
      <w:r w:rsidRPr="00086AE8">
        <w:t>sebagai</w:t>
      </w:r>
      <w:proofErr w:type="spellEnd"/>
      <w:r w:rsidRPr="00086AE8">
        <w:t xml:space="preserve"> </w:t>
      </w:r>
      <w:proofErr w:type="spellStart"/>
      <w:r w:rsidRPr="00086AE8">
        <w:t>fondasi</w:t>
      </w:r>
      <w:proofErr w:type="spellEnd"/>
      <w:r w:rsidRPr="00086AE8">
        <w:t xml:space="preserve"> </w:t>
      </w:r>
      <w:proofErr w:type="spellStart"/>
      <w:r w:rsidRPr="00086AE8">
        <w:t>utama</w:t>
      </w:r>
      <w:proofErr w:type="spellEnd"/>
      <w:r w:rsidRPr="00086AE8">
        <w:t xml:space="preserve"> </w:t>
      </w:r>
      <w:proofErr w:type="spellStart"/>
      <w:r w:rsidRPr="00086AE8">
        <w:t>dalam</w:t>
      </w:r>
      <w:proofErr w:type="spellEnd"/>
      <w:r w:rsidRPr="00086AE8">
        <w:t xml:space="preserve"> proses </w:t>
      </w:r>
      <w:proofErr w:type="spellStart"/>
      <w:r w:rsidRPr="00086AE8">
        <w:t>transformasi</w:t>
      </w:r>
      <w:proofErr w:type="spellEnd"/>
      <w:r w:rsidRPr="00086AE8">
        <w:t xml:space="preserve"> model, </w:t>
      </w:r>
      <w:proofErr w:type="spellStart"/>
      <w:r w:rsidRPr="00086AE8">
        <w:t>khususnya</w:t>
      </w:r>
      <w:proofErr w:type="spellEnd"/>
      <w:r w:rsidRPr="00086AE8">
        <w:t xml:space="preserve"> pada </w:t>
      </w:r>
      <w:proofErr w:type="spellStart"/>
      <w:r w:rsidRPr="00086AE8">
        <w:t>tahap</w:t>
      </w:r>
      <w:proofErr w:type="spellEnd"/>
      <w:r w:rsidRPr="00086AE8">
        <w:t xml:space="preserve"> </w:t>
      </w:r>
      <w:proofErr w:type="spellStart"/>
      <w:r w:rsidRPr="00086AE8">
        <w:t>peralihan</w:t>
      </w:r>
      <w:proofErr w:type="spellEnd"/>
      <w:r w:rsidRPr="00086AE8">
        <w:t xml:space="preserve"> </w:t>
      </w:r>
      <w:proofErr w:type="spellStart"/>
      <w:r w:rsidRPr="00086AE8">
        <w:t>dari</w:t>
      </w:r>
      <w:proofErr w:type="spellEnd"/>
      <w:r w:rsidRPr="00086AE8">
        <w:t xml:space="preserve"> CIM </w:t>
      </w:r>
      <w:proofErr w:type="spellStart"/>
      <w:r w:rsidRPr="00086AE8">
        <w:t>ke</w:t>
      </w:r>
      <w:proofErr w:type="spellEnd"/>
      <w:r w:rsidRPr="00086AE8">
        <w:t xml:space="preserve"> PIM.</w:t>
      </w:r>
    </w:p>
    <w:p w14:paraId="0AF6C45C" w14:textId="3AE29B4F" w:rsidR="00273156" w:rsidRPr="00086AE8" w:rsidRDefault="00B50403" w:rsidP="002A7B43">
      <w:pPr>
        <w:pStyle w:val="NormalWeb"/>
        <w:spacing w:line="276" w:lineRule="auto"/>
        <w:ind w:firstLine="113"/>
        <w:jc w:val="both"/>
        <w:rPr>
          <w:lang w:val="en-US"/>
        </w:rPr>
      </w:pPr>
      <w:r w:rsidRPr="00086AE8">
        <w:lastRenderedPageBreak/>
        <w:t xml:space="preserve">Pemetaan elemen menghasilkan </w:t>
      </w:r>
      <w:r w:rsidRPr="00086AE8">
        <w:rPr>
          <w:i/>
          <w:iCs/>
        </w:rPr>
        <w:t>Intermediate Representation</w:t>
      </w:r>
      <w:r w:rsidRPr="00086AE8">
        <w:t xml:space="preserve"> (IR) </w:t>
      </w:r>
      <w:r w:rsidR="008B1EBD" w:rsidRPr="00086AE8">
        <w:t xml:space="preserve">yang terdiri dari </w:t>
      </w:r>
      <w:r w:rsidR="0023590E" w:rsidRPr="00086AE8">
        <w:t xml:space="preserve">dua </w:t>
      </w:r>
      <w:r w:rsidR="008B1EBD" w:rsidRPr="00086AE8">
        <w:t>tingkat. Tingkat pertamaa merupakan pemetaan pertama yang menangkap strutktur esensial proses bisnis secara umum tanpa terikat teknis React.js</w:t>
      </w:r>
      <w:r w:rsidRPr="00086AE8">
        <w:tab/>
      </w:r>
      <w:r w:rsidR="00840D42" w:rsidRPr="00086AE8">
        <w:t>.</w:t>
      </w:r>
      <w:r w:rsidR="008B1EBD" w:rsidRPr="00086AE8">
        <w:t xml:space="preserve"> </w:t>
      </w:r>
      <w:r w:rsidR="008B1EBD" w:rsidRPr="00086AE8">
        <w:rPr>
          <w:lang w:val="en-US"/>
        </w:rPr>
        <w:t xml:space="preserve">Pada level ini, elemen BPMN seperti </w:t>
      </w:r>
      <w:r w:rsidR="008B1EBD" w:rsidRPr="00086AE8">
        <w:rPr>
          <w:i/>
          <w:iCs/>
          <w:lang w:val="en-US"/>
        </w:rPr>
        <w:t>pool</w:t>
      </w:r>
      <w:r w:rsidR="008B1EBD" w:rsidRPr="00086AE8">
        <w:rPr>
          <w:lang w:val="en-US"/>
        </w:rPr>
        <w:t xml:space="preserve">, </w:t>
      </w:r>
      <w:r w:rsidR="008B1EBD" w:rsidRPr="00086AE8">
        <w:rPr>
          <w:i/>
          <w:iCs/>
          <w:lang w:val="en-US"/>
        </w:rPr>
        <w:t>lane</w:t>
      </w:r>
      <w:r w:rsidR="008B1EBD" w:rsidRPr="00086AE8">
        <w:rPr>
          <w:lang w:val="en-US"/>
        </w:rPr>
        <w:t xml:space="preserve">, </w:t>
      </w:r>
      <w:r w:rsidR="008B1EBD" w:rsidRPr="00086AE8">
        <w:rPr>
          <w:i/>
          <w:iCs/>
          <w:lang w:val="en-US"/>
        </w:rPr>
        <w:t>task</w:t>
      </w:r>
      <w:r w:rsidR="008B1EBD" w:rsidRPr="00086AE8">
        <w:rPr>
          <w:lang w:val="en-US"/>
        </w:rPr>
        <w:t xml:space="preserve">, </w:t>
      </w:r>
      <w:r w:rsidR="008B1EBD" w:rsidRPr="00086AE8">
        <w:rPr>
          <w:i/>
          <w:iCs/>
          <w:lang w:val="en-US"/>
        </w:rPr>
        <w:t>event</w:t>
      </w:r>
      <w:r w:rsidR="008B1EBD" w:rsidRPr="00086AE8">
        <w:rPr>
          <w:lang w:val="en-US"/>
        </w:rPr>
        <w:t xml:space="preserve">, </w:t>
      </w:r>
      <w:r w:rsidR="008B1EBD" w:rsidRPr="00086AE8">
        <w:rPr>
          <w:i/>
          <w:iCs/>
          <w:lang w:val="en-US"/>
        </w:rPr>
        <w:t>gateway</w:t>
      </w:r>
      <w:r w:rsidR="008B1EBD" w:rsidRPr="00086AE8">
        <w:rPr>
          <w:lang w:val="en-US"/>
        </w:rPr>
        <w:t xml:space="preserve">, serta </w:t>
      </w:r>
      <w:r w:rsidR="008B1EBD" w:rsidRPr="00086AE8">
        <w:rPr>
          <w:i/>
          <w:iCs/>
          <w:lang w:val="en-US"/>
        </w:rPr>
        <w:t>sequence flow</w:t>
      </w:r>
      <w:r w:rsidR="008B1EBD" w:rsidRPr="00086AE8">
        <w:rPr>
          <w:lang w:val="en-US"/>
        </w:rPr>
        <w:t xml:space="preserve"> direpresentasikan secara abstrak sebagai entitas proses, peran, aktivitas, alur kontrol, dan dependensi data.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9061"/>
      </w:tblGrid>
      <w:tr w:rsidR="00086AE8" w:rsidRPr="00086AE8" w14:paraId="705BE652" w14:textId="77777777" w:rsidTr="00140C64">
        <w:tc>
          <w:tcPr>
            <w:tcW w:w="9061" w:type="dxa"/>
            <w:shd w:val="clear" w:color="auto" w:fill="FFFFFF" w:themeFill="background1"/>
          </w:tcPr>
          <w:p w14:paraId="17013133" w14:textId="77777777" w:rsidR="000F1B9D" w:rsidRPr="00086AE8" w:rsidRDefault="000F1B9D" w:rsidP="000F1B9D">
            <w:pPr>
              <w:pStyle w:val="NormalWeb"/>
              <w:contextualSpacing/>
            </w:pPr>
            <w:r w:rsidRPr="00086AE8">
              <w:t>{</w:t>
            </w:r>
          </w:p>
          <w:p w14:paraId="23C93531" w14:textId="77777777" w:rsidR="000F1B9D" w:rsidRPr="00086AE8" w:rsidRDefault="000F1B9D" w:rsidP="000F1B9D">
            <w:pPr>
              <w:pStyle w:val="NormalWeb"/>
              <w:contextualSpacing/>
            </w:pPr>
            <w:r w:rsidRPr="00086AE8">
              <w:t xml:space="preserve">  "collaboration": {</w:t>
            </w:r>
          </w:p>
          <w:p w14:paraId="790A4D19" w14:textId="77777777" w:rsidR="000F1B9D" w:rsidRPr="00086AE8" w:rsidRDefault="000F1B9D" w:rsidP="000F1B9D">
            <w:pPr>
              <w:pStyle w:val="NormalWeb"/>
              <w:contextualSpacing/>
            </w:pPr>
            <w:r w:rsidRPr="00086AE8">
              <w:t xml:space="preserve">    "id": "",</w:t>
            </w:r>
          </w:p>
          <w:p w14:paraId="1B3CB00B" w14:textId="77777777" w:rsidR="000F1B9D" w:rsidRPr="00086AE8" w:rsidRDefault="000F1B9D" w:rsidP="000F1B9D">
            <w:pPr>
              <w:pStyle w:val="NormalWeb"/>
              <w:contextualSpacing/>
            </w:pPr>
            <w:r w:rsidRPr="00086AE8">
              <w:t xml:space="preserve">    "name": "",</w:t>
            </w:r>
          </w:p>
          <w:p w14:paraId="023A687F" w14:textId="77777777" w:rsidR="000F1B9D" w:rsidRPr="00086AE8" w:rsidRDefault="000F1B9D" w:rsidP="000F1B9D">
            <w:pPr>
              <w:pStyle w:val="NormalWeb"/>
              <w:contextualSpacing/>
            </w:pPr>
            <w:r w:rsidRPr="00086AE8">
              <w:t xml:space="preserve">    "pools": [</w:t>
            </w:r>
          </w:p>
          <w:p w14:paraId="15C78317" w14:textId="77777777" w:rsidR="000F1B9D" w:rsidRPr="00086AE8" w:rsidRDefault="000F1B9D" w:rsidP="000F1B9D">
            <w:pPr>
              <w:pStyle w:val="NormalWeb"/>
              <w:contextualSpacing/>
            </w:pPr>
            <w:r w:rsidRPr="00086AE8">
              <w:t xml:space="preserve">      {</w:t>
            </w:r>
          </w:p>
          <w:p w14:paraId="21FCD09E" w14:textId="77777777" w:rsidR="000F1B9D" w:rsidRPr="00086AE8" w:rsidRDefault="000F1B9D" w:rsidP="000F1B9D">
            <w:pPr>
              <w:pStyle w:val="NormalWeb"/>
              <w:contextualSpacing/>
            </w:pPr>
            <w:r w:rsidRPr="00086AE8">
              <w:t xml:space="preserve">        "id": "",</w:t>
            </w:r>
          </w:p>
          <w:p w14:paraId="7ADBFDE9" w14:textId="77777777" w:rsidR="000F1B9D" w:rsidRPr="00086AE8" w:rsidRDefault="000F1B9D" w:rsidP="000F1B9D">
            <w:pPr>
              <w:pStyle w:val="NormalWeb"/>
              <w:contextualSpacing/>
            </w:pPr>
            <w:r w:rsidRPr="00086AE8">
              <w:t xml:space="preserve">        "name": "",</w:t>
            </w:r>
          </w:p>
          <w:p w14:paraId="64A8BC8B" w14:textId="77777777" w:rsidR="000F1B9D" w:rsidRPr="00086AE8" w:rsidRDefault="000F1B9D" w:rsidP="000F1B9D">
            <w:pPr>
              <w:pStyle w:val="NormalWeb"/>
              <w:contextualSpacing/>
            </w:pPr>
            <w:r w:rsidRPr="00086AE8">
              <w:t xml:space="preserve">        "processRef": ""</w:t>
            </w:r>
          </w:p>
          <w:p w14:paraId="385605BA" w14:textId="77777777" w:rsidR="000F1B9D" w:rsidRPr="00086AE8" w:rsidRDefault="000F1B9D" w:rsidP="000F1B9D">
            <w:pPr>
              <w:pStyle w:val="NormalWeb"/>
              <w:contextualSpacing/>
            </w:pPr>
            <w:r w:rsidRPr="00086AE8">
              <w:t xml:space="preserve">      }</w:t>
            </w:r>
          </w:p>
          <w:p w14:paraId="57267341" w14:textId="77777777" w:rsidR="000F1B9D" w:rsidRPr="00086AE8" w:rsidRDefault="000F1B9D" w:rsidP="000F1B9D">
            <w:pPr>
              <w:pStyle w:val="NormalWeb"/>
              <w:contextualSpacing/>
            </w:pPr>
            <w:r w:rsidRPr="00086AE8">
              <w:t xml:space="preserve">    ]</w:t>
            </w:r>
          </w:p>
          <w:p w14:paraId="792077C6" w14:textId="77777777" w:rsidR="000F1B9D" w:rsidRPr="00086AE8" w:rsidRDefault="000F1B9D" w:rsidP="000F1B9D">
            <w:pPr>
              <w:pStyle w:val="NormalWeb"/>
              <w:contextualSpacing/>
            </w:pPr>
            <w:r w:rsidRPr="00086AE8">
              <w:t xml:space="preserve">  },</w:t>
            </w:r>
          </w:p>
          <w:p w14:paraId="6D9FEE19" w14:textId="77777777" w:rsidR="000F1B9D" w:rsidRPr="00086AE8" w:rsidRDefault="000F1B9D" w:rsidP="000F1B9D">
            <w:pPr>
              <w:pStyle w:val="NormalWeb"/>
              <w:contextualSpacing/>
            </w:pPr>
            <w:r w:rsidRPr="00086AE8">
              <w:t xml:space="preserve">  "lanes": [</w:t>
            </w:r>
          </w:p>
          <w:p w14:paraId="2B7E28FF" w14:textId="77777777" w:rsidR="000F1B9D" w:rsidRPr="00086AE8" w:rsidRDefault="000F1B9D" w:rsidP="000F1B9D">
            <w:pPr>
              <w:pStyle w:val="NormalWeb"/>
              <w:contextualSpacing/>
            </w:pPr>
            <w:r w:rsidRPr="00086AE8">
              <w:t xml:space="preserve">    {</w:t>
            </w:r>
          </w:p>
          <w:p w14:paraId="21F7987A" w14:textId="77777777" w:rsidR="000F1B9D" w:rsidRPr="00086AE8" w:rsidRDefault="000F1B9D" w:rsidP="000F1B9D">
            <w:pPr>
              <w:pStyle w:val="NormalWeb"/>
              <w:contextualSpacing/>
            </w:pPr>
            <w:r w:rsidRPr="00086AE8">
              <w:t xml:space="preserve">      "id": "",</w:t>
            </w:r>
          </w:p>
          <w:p w14:paraId="32A151FE" w14:textId="77777777" w:rsidR="000F1B9D" w:rsidRPr="00086AE8" w:rsidRDefault="000F1B9D" w:rsidP="000F1B9D">
            <w:pPr>
              <w:pStyle w:val="NormalWeb"/>
              <w:contextualSpacing/>
            </w:pPr>
            <w:r w:rsidRPr="00086AE8">
              <w:t xml:space="preserve">      "name": "",</w:t>
            </w:r>
          </w:p>
          <w:p w14:paraId="71D356A9" w14:textId="77777777" w:rsidR="000F1B9D" w:rsidRPr="00086AE8" w:rsidRDefault="000F1B9D" w:rsidP="000F1B9D">
            <w:pPr>
              <w:pStyle w:val="NormalWeb"/>
              <w:contextualSpacing/>
            </w:pPr>
            <w:r w:rsidRPr="00086AE8">
              <w:t xml:space="preserve">      "poolId": ""</w:t>
            </w:r>
          </w:p>
          <w:p w14:paraId="53B085FB" w14:textId="77777777" w:rsidR="000F1B9D" w:rsidRPr="00086AE8" w:rsidRDefault="000F1B9D" w:rsidP="000F1B9D">
            <w:pPr>
              <w:pStyle w:val="NormalWeb"/>
              <w:contextualSpacing/>
            </w:pPr>
            <w:r w:rsidRPr="00086AE8">
              <w:t xml:space="preserve">    }</w:t>
            </w:r>
          </w:p>
          <w:p w14:paraId="3610E04D" w14:textId="77777777" w:rsidR="000F1B9D" w:rsidRPr="00086AE8" w:rsidRDefault="000F1B9D" w:rsidP="000F1B9D">
            <w:pPr>
              <w:pStyle w:val="NormalWeb"/>
              <w:contextualSpacing/>
            </w:pPr>
            <w:r w:rsidRPr="00086AE8">
              <w:t xml:space="preserve">  ],</w:t>
            </w:r>
          </w:p>
          <w:p w14:paraId="4079B5F3" w14:textId="77777777" w:rsidR="000F1B9D" w:rsidRPr="00086AE8" w:rsidRDefault="000F1B9D" w:rsidP="000F1B9D">
            <w:pPr>
              <w:pStyle w:val="NormalWeb"/>
              <w:contextualSpacing/>
            </w:pPr>
            <w:r w:rsidRPr="00086AE8">
              <w:t xml:space="preserve">  "tasks": [</w:t>
            </w:r>
          </w:p>
          <w:p w14:paraId="18460C2A" w14:textId="77777777" w:rsidR="000F1B9D" w:rsidRPr="00086AE8" w:rsidRDefault="000F1B9D" w:rsidP="000F1B9D">
            <w:pPr>
              <w:pStyle w:val="NormalWeb"/>
              <w:contextualSpacing/>
            </w:pPr>
            <w:r w:rsidRPr="00086AE8">
              <w:t xml:space="preserve">    {</w:t>
            </w:r>
          </w:p>
          <w:p w14:paraId="524D556A" w14:textId="77777777" w:rsidR="000F1B9D" w:rsidRPr="00086AE8" w:rsidRDefault="000F1B9D" w:rsidP="000F1B9D">
            <w:pPr>
              <w:pStyle w:val="NormalWeb"/>
              <w:contextualSpacing/>
            </w:pPr>
            <w:r w:rsidRPr="00086AE8">
              <w:t xml:space="preserve">      "id": "",</w:t>
            </w:r>
          </w:p>
          <w:p w14:paraId="7BD29926" w14:textId="77777777" w:rsidR="000F1B9D" w:rsidRPr="00086AE8" w:rsidRDefault="000F1B9D" w:rsidP="000F1B9D">
            <w:pPr>
              <w:pStyle w:val="NormalWeb"/>
              <w:contextualSpacing/>
            </w:pPr>
            <w:r w:rsidRPr="00086AE8">
              <w:t xml:space="preserve">      "name": "",</w:t>
            </w:r>
          </w:p>
          <w:p w14:paraId="594A383F" w14:textId="77777777" w:rsidR="000F1B9D" w:rsidRPr="00086AE8" w:rsidRDefault="000F1B9D" w:rsidP="000F1B9D">
            <w:pPr>
              <w:pStyle w:val="NormalWeb"/>
              <w:contextualSpacing/>
            </w:pPr>
            <w:r w:rsidRPr="00086AE8">
              <w:t xml:space="preserve">      "type": "",</w:t>
            </w:r>
          </w:p>
          <w:p w14:paraId="0F5CA307" w14:textId="77777777" w:rsidR="000F1B9D" w:rsidRPr="00086AE8" w:rsidRDefault="000F1B9D" w:rsidP="000F1B9D">
            <w:pPr>
              <w:pStyle w:val="NormalWeb"/>
              <w:contextualSpacing/>
            </w:pPr>
            <w:r w:rsidRPr="00086AE8">
              <w:t xml:space="preserve">      "role": "",</w:t>
            </w:r>
          </w:p>
          <w:p w14:paraId="6FE70AB9" w14:textId="77777777" w:rsidR="000F1B9D" w:rsidRPr="00086AE8" w:rsidRDefault="000F1B9D" w:rsidP="000F1B9D">
            <w:pPr>
              <w:pStyle w:val="NormalWeb"/>
              <w:contextualSpacing/>
            </w:pPr>
            <w:r w:rsidRPr="00086AE8">
              <w:t xml:space="preserve">      "interactionHint": "",</w:t>
            </w:r>
          </w:p>
          <w:p w14:paraId="0D934A7B" w14:textId="77777777" w:rsidR="000F1B9D" w:rsidRPr="00086AE8" w:rsidRDefault="000F1B9D" w:rsidP="000F1B9D">
            <w:pPr>
              <w:pStyle w:val="NormalWeb"/>
              <w:contextualSpacing/>
            </w:pPr>
            <w:r w:rsidRPr="00086AE8">
              <w:t xml:space="preserve">      "stateModel": [],</w:t>
            </w:r>
          </w:p>
          <w:p w14:paraId="669CFA1E" w14:textId="77777777" w:rsidR="000F1B9D" w:rsidRPr="00086AE8" w:rsidRDefault="000F1B9D" w:rsidP="000F1B9D">
            <w:pPr>
              <w:pStyle w:val="NormalWeb"/>
              <w:contextualSpacing/>
            </w:pPr>
            <w:r w:rsidRPr="00086AE8">
              <w:t xml:space="preserve">      "asyncFlag": false,</w:t>
            </w:r>
          </w:p>
          <w:p w14:paraId="2F343BE6" w14:textId="77777777" w:rsidR="000F1B9D" w:rsidRPr="00086AE8" w:rsidRDefault="000F1B9D" w:rsidP="000F1B9D">
            <w:pPr>
              <w:pStyle w:val="NormalWeb"/>
              <w:contextualSpacing/>
            </w:pPr>
            <w:r w:rsidRPr="00086AE8">
              <w:t xml:space="preserve">      "incoming": [],</w:t>
            </w:r>
          </w:p>
          <w:p w14:paraId="01EAA8B8" w14:textId="77777777" w:rsidR="000F1B9D" w:rsidRPr="00086AE8" w:rsidRDefault="000F1B9D" w:rsidP="000F1B9D">
            <w:pPr>
              <w:pStyle w:val="NormalWeb"/>
              <w:contextualSpacing/>
            </w:pPr>
            <w:r w:rsidRPr="00086AE8">
              <w:t xml:space="preserve">      "outgoing": []</w:t>
            </w:r>
          </w:p>
          <w:p w14:paraId="22575D3B" w14:textId="77777777" w:rsidR="000F1B9D" w:rsidRPr="00086AE8" w:rsidRDefault="000F1B9D" w:rsidP="000F1B9D">
            <w:pPr>
              <w:pStyle w:val="NormalWeb"/>
              <w:contextualSpacing/>
            </w:pPr>
            <w:r w:rsidRPr="00086AE8">
              <w:t xml:space="preserve">    }</w:t>
            </w:r>
          </w:p>
          <w:p w14:paraId="0CA077BB" w14:textId="77777777" w:rsidR="000F1B9D" w:rsidRPr="00086AE8" w:rsidRDefault="000F1B9D" w:rsidP="000F1B9D">
            <w:pPr>
              <w:pStyle w:val="NormalWeb"/>
              <w:contextualSpacing/>
            </w:pPr>
            <w:r w:rsidRPr="00086AE8">
              <w:t xml:space="preserve">  ],</w:t>
            </w:r>
          </w:p>
          <w:p w14:paraId="031DFC81" w14:textId="77777777" w:rsidR="000F1B9D" w:rsidRPr="00086AE8" w:rsidRDefault="000F1B9D" w:rsidP="000F1B9D">
            <w:pPr>
              <w:pStyle w:val="NormalWeb"/>
              <w:contextualSpacing/>
            </w:pPr>
            <w:r w:rsidRPr="00086AE8">
              <w:t xml:space="preserve">  "events": [</w:t>
            </w:r>
          </w:p>
          <w:p w14:paraId="306CA3DA" w14:textId="77777777" w:rsidR="000F1B9D" w:rsidRPr="00086AE8" w:rsidRDefault="000F1B9D" w:rsidP="000F1B9D">
            <w:pPr>
              <w:pStyle w:val="NormalWeb"/>
              <w:contextualSpacing/>
            </w:pPr>
            <w:r w:rsidRPr="00086AE8">
              <w:t xml:space="preserve">    {</w:t>
            </w:r>
          </w:p>
          <w:p w14:paraId="52D6A482" w14:textId="77777777" w:rsidR="000F1B9D" w:rsidRPr="00086AE8" w:rsidRDefault="000F1B9D" w:rsidP="000F1B9D">
            <w:pPr>
              <w:pStyle w:val="NormalWeb"/>
              <w:contextualSpacing/>
            </w:pPr>
            <w:r w:rsidRPr="00086AE8">
              <w:t xml:space="preserve">      "id": "",</w:t>
            </w:r>
          </w:p>
          <w:p w14:paraId="0F71F68E" w14:textId="77777777" w:rsidR="000F1B9D" w:rsidRPr="00086AE8" w:rsidRDefault="000F1B9D" w:rsidP="000F1B9D">
            <w:pPr>
              <w:pStyle w:val="NormalWeb"/>
              <w:contextualSpacing/>
            </w:pPr>
            <w:r w:rsidRPr="00086AE8">
              <w:t xml:space="preserve">      "name": "",</w:t>
            </w:r>
          </w:p>
          <w:p w14:paraId="220C6B92" w14:textId="77777777" w:rsidR="000F1B9D" w:rsidRPr="00086AE8" w:rsidRDefault="000F1B9D" w:rsidP="000F1B9D">
            <w:pPr>
              <w:pStyle w:val="NormalWeb"/>
              <w:contextualSpacing/>
            </w:pPr>
            <w:r w:rsidRPr="00086AE8">
              <w:t xml:space="preserve">      "eventType": "",</w:t>
            </w:r>
          </w:p>
          <w:p w14:paraId="51878C8A" w14:textId="77777777" w:rsidR="000F1B9D" w:rsidRPr="00086AE8" w:rsidRDefault="000F1B9D" w:rsidP="000F1B9D">
            <w:pPr>
              <w:pStyle w:val="NormalWeb"/>
              <w:contextualSpacing/>
            </w:pPr>
            <w:r w:rsidRPr="00086AE8">
              <w:t xml:space="preserve">      "trigger": "",</w:t>
            </w:r>
          </w:p>
          <w:p w14:paraId="5827756E" w14:textId="77777777" w:rsidR="000F1B9D" w:rsidRPr="00086AE8" w:rsidRDefault="000F1B9D" w:rsidP="000F1B9D">
            <w:pPr>
              <w:pStyle w:val="NormalWeb"/>
              <w:contextualSpacing/>
            </w:pPr>
            <w:r w:rsidRPr="00086AE8">
              <w:t xml:space="preserve">      "incoming": [],</w:t>
            </w:r>
          </w:p>
          <w:p w14:paraId="7CD0DAFE" w14:textId="77777777" w:rsidR="000F1B9D" w:rsidRPr="00086AE8" w:rsidRDefault="000F1B9D" w:rsidP="000F1B9D">
            <w:pPr>
              <w:pStyle w:val="NormalWeb"/>
              <w:contextualSpacing/>
            </w:pPr>
            <w:r w:rsidRPr="00086AE8">
              <w:t xml:space="preserve">      "outgoing": []</w:t>
            </w:r>
          </w:p>
          <w:p w14:paraId="736E40E6" w14:textId="77777777" w:rsidR="000F1B9D" w:rsidRPr="00086AE8" w:rsidRDefault="000F1B9D" w:rsidP="000F1B9D">
            <w:pPr>
              <w:pStyle w:val="NormalWeb"/>
              <w:contextualSpacing/>
            </w:pPr>
            <w:r w:rsidRPr="00086AE8">
              <w:t xml:space="preserve">    }</w:t>
            </w:r>
          </w:p>
          <w:p w14:paraId="67BCB6DB" w14:textId="77777777" w:rsidR="000F1B9D" w:rsidRPr="00086AE8" w:rsidRDefault="000F1B9D" w:rsidP="000F1B9D">
            <w:pPr>
              <w:pStyle w:val="NormalWeb"/>
              <w:contextualSpacing/>
            </w:pPr>
            <w:r w:rsidRPr="00086AE8">
              <w:t xml:space="preserve">  ],</w:t>
            </w:r>
          </w:p>
          <w:p w14:paraId="4DBFE0C6" w14:textId="77777777" w:rsidR="000F1B9D" w:rsidRPr="00086AE8" w:rsidRDefault="000F1B9D" w:rsidP="000F1B9D">
            <w:pPr>
              <w:pStyle w:val="NormalWeb"/>
              <w:contextualSpacing/>
            </w:pPr>
            <w:r w:rsidRPr="00086AE8">
              <w:t xml:space="preserve">  "gateways": [</w:t>
            </w:r>
          </w:p>
          <w:p w14:paraId="551EF760" w14:textId="77777777" w:rsidR="000F1B9D" w:rsidRPr="00086AE8" w:rsidRDefault="000F1B9D" w:rsidP="000F1B9D">
            <w:pPr>
              <w:pStyle w:val="NormalWeb"/>
              <w:contextualSpacing/>
            </w:pPr>
            <w:r w:rsidRPr="00086AE8">
              <w:lastRenderedPageBreak/>
              <w:t xml:space="preserve">    {</w:t>
            </w:r>
          </w:p>
          <w:p w14:paraId="200509D9" w14:textId="77777777" w:rsidR="000F1B9D" w:rsidRPr="00086AE8" w:rsidRDefault="000F1B9D" w:rsidP="000F1B9D">
            <w:pPr>
              <w:pStyle w:val="NormalWeb"/>
              <w:contextualSpacing/>
            </w:pPr>
            <w:r w:rsidRPr="00086AE8">
              <w:t xml:space="preserve">      "id": "",</w:t>
            </w:r>
          </w:p>
          <w:p w14:paraId="7C5799DA" w14:textId="77777777" w:rsidR="000F1B9D" w:rsidRPr="00086AE8" w:rsidRDefault="000F1B9D" w:rsidP="000F1B9D">
            <w:pPr>
              <w:pStyle w:val="NormalWeb"/>
              <w:contextualSpacing/>
            </w:pPr>
            <w:r w:rsidRPr="00086AE8">
              <w:t xml:space="preserve">      "name": "",</w:t>
            </w:r>
          </w:p>
          <w:p w14:paraId="47B64019" w14:textId="77777777" w:rsidR="000F1B9D" w:rsidRPr="00086AE8" w:rsidRDefault="000F1B9D" w:rsidP="000F1B9D">
            <w:pPr>
              <w:pStyle w:val="NormalWeb"/>
              <w:contextualSpacing/>
            </w:pPr>
            <w:r w:rsidRPr="00086AE8">
              <w:t xml:space="preserve">      "gatewayType": "",</w:t>
            </w:r>
          </w:p>
          <w:p w14:paraId="35C5DB52" w14:textId="77777777" w:rsidR="000F1B9D" w:rsidRPr="00086AE8" w:rsidRDefault="000F1B9D" w:rsidP="000F1B9D">
            <w:pPr>
              <w:pStyle w:val="NormalWeb"/>
              <w:contextualSpacing/>
            </w:pPr>
            <w:r w:rsidRPr="00086AE8">
              <w:t xml:space="preserve">      "controlHint": "",</w:t>
            </w:r>
          </w:p>
          <w:p w14:paraId="027BA346" w14:textId="77777777" w:rsidR="000F1B9D" w:rsidRPr="00086AE8" w:rsidRDefault="000F1B9D" w:rsidP="000F1B9D">
            <w:pPr>
              <w:pStyle w:val="NormalWeb"/>
              <w:contextualSpacing/>
            </w:pPr>
            <w:r w:rsidRPr="00086AE8">
              <w:t xml:space="preserve">      "incoming": [],</w:t>
            </w:r>
          </w:p>
          <w:p w14:paraId="5C3356AC" w14:textId="77777777" w:rsidR="000F1B9D" w:rsidRPr="00086AE8" w:rsidRDefault="000F1B9D" w:rsidP="000F1B9D">
            <w:pPr>
              <w:pStyle w:val="NormalWeb"/>
              <w:contextualSpacing/>
            </w:pPr>
            <w:r w:rsidRPr="00086AE8">
              <w:t xml:space="preserve">      "outgoing": []</w:t>
            </w:r>
          </w:p>
          <w:p w14:paraId="3890DEB3" w14:textId="77777777" w:rsidR="000F1B9D" w:rsidRPr="00086AE8" w:rsidRDefault="000F1B9D" w:rsidP="000F1B9D">
            <w:pPr>
              <w:pStyle w:val="NormalWeb"/>
              <w:contextualSpacing/>
            </w:pPr>
            <w:r w:rsidRPr="00086AE8">
              <w:t xml:space="preserve">    }</w:t>
            </w:r>
          </w:p>
          <w:p w14:paraId="28BC5E2F" w14:textId="77777777" w:rsidR="000F1B9D" w:rsidRPr="00086AE8" w:rsidRDefault="000F1B9D" w:rsidP="000F1B9D">
            <w:pPr>
              <w:pStyle w:val="NormalWeb"/>
              <w:contextualSpacing/>
            </w:pPr>
            <w:r w:rsidRPr="00086AE8">
              <w:t xml:space="preserve">  ],</w:t>
            </w:r>
          </w:p>
          <w:p w14:paraId="5D75ECCA" w14:textId="77777777" w:rsidR="000F1B9D" w:rsidRPr="00086AE8" w:rsidRDefault="000F1B9D" w:rsidP="000F1B9D">
            <w:pPr>
              <w:pStyle w:val="NormalWeb"/>
              <w:contextualSpacing/>
            </w:pPr>
            <w:r w:rsidRPr="00086AE8">
              <w:t xml:space="preserve">  "sequenceFlows": [</w:t>
            </w:r>
          </w:p>
          <w:p w14:paraId="1009F8AC" w14:textId="77777777" w:rsidR="000F1B9D" w:rsidRPr="00086AE8" w:rsidRDefault="000F1B9D" w:rsidP="000F1B9D">
            <w:pPr>
              <w:pStyle w:val="NormalWeb"/>
              <w:contextualSpacing/>
            </w:pPr>
            <w:r w:rsidRPr="00086AE8">
              <w:t xml:space="preserve">    {</w:t>
            </w:r>
          </w:p>
          <w:p w14:paraId="6995988D" w14:textId="77777777" w:rsidR="000F1B9D" w:rsidRPr="00086AE8" w:rsidRDefault="000F1B9D" w:rsidP="000F1B9D">
            <w:pPr>
              <w:pStyle w:val="NormalWeb"/>
              <w:contextualSpacing/>
            </w:pPr>
            <w:r w:rsidRPr="00086AE8">
              <w:t xml:space="preserve">      "id": "",</w:t>
            </w:r>
          </w:p>
          <w:p w14:paraId="2B0A50A9" w14:textId="77777777" w:rsidR="000F1B9D" w:rsidRPr="00086AE8" w:rsidRDefault="000F1B9D" w:rsidP="000F1B9D">
            <w:pPr>
              <w:pStyle w:val="NormalWeb"/>
              <w:contextualSpacing/>
            </w:pPr>
            <w:r w:rsidRPr="00086AE8">
              <w:t xml:space="preserve">      "source": "",</w:t>
            </w:r>
          </w:p>
          <w:p w14:paraId="45C52B67" w14:textId="77777777" w:rsidR="000F1B9D" w:rsidRPr="00086AE8" w:rsidRDefault="000F1B9D" w:rsidP="000F1B9D">
            <w:pPr>
              <w:pStyle w:val="NormalWeb"/>
              <w:contextualSpacing/>
            </w:pPr>
            <w:r w:rsidRPr="00086AE8">
              <w:t xml:space="preserve">      "target": "",</w:t>
            </w:r>
          </w:p>
          <w:p w14:paraId="381ED740" w14:textId="77777777" w:rsidR="000F1B9D" w:rsidRPr="00086AE8" w:rsidRDefault="000F1B9D" w:rsidP="000F1B9D">
            <w:pPr>
              <w:pStyle w:val="NormalWeb"/>
              <w:contextualSpacing/>
            </w:pPr>
            <w:r w:rsidRPr="00086AE8">
              <w:t xml:space="preserve">      "condition": ""</w:t>
            </w:r>
          </w:p>
          <w:p w14:paraId="12347B02" w14:textId="77777777" w:rsidR="000F1B9D" w:rsidRPr="00086AE8" w:rsidRDefault="000F1B9D" w:rsidP="000F1B9D">
            <w:pPr>
              <w:pStyle w:val="NormalWeb"/>
              <w:contextualSpacing/>
            </w:pPr>
            <w:r w:rsidRPr="00086AE8">
              <w:t xml:space="preserve">    }</w:t>
            </w:r>
          </w:p>
          <w:p w14:paraId="025FBD85" w14:textId="77777777" w:rsidR="000F1B9D" w:rsidRPr="00086AE8" w:rsidRDefault="000F1B9D" w:rsidP="000F1B9D">
            <w:pPr>
              <w:pStyle w:val="NormalWeb"/>
              <w:contextualSpacing/>
            </w:pPr>
            <w:r w:rsidRPr="00086AE8">
              <w:t xml:space="preserve">  ],</w:t>
            </w:r>
          </w:p>
          <w:p w14:paraId="2DF636DD" w14:textId="77777777" w:rsidR="000F1B9D" w:rsidRPr="00086AE8" w:rsidRDefault="000F1B9D" w:rsidP="000F1B9D">
            <w:pPr>
              <w:pStyle w:val="NormalWeb"/>
              <w:contextualSpacing/>
            </w:pPr>
            <w:r w:rsidRPr="00086AE8">
              <w:t xml:space="preserve">  "messageFlows": [</w:t>
            </w:r>
          </w:p>
          <w:p w14:paraId="59A381D2" w14:textId="77777777" w:rsidR="000F1B9D" w:rsidRPr="00086AE8" w:rsidRDefault="000F1B9D" w:rsidP="000F1B9D">
            <w:pPr>
              <w:pStyle w:val="NormalWeb"/>
              <w:contextualSpacing/>
            </w:pPr>
            <w:r w:rsidRPr="00086AE8">
              <w:t xml:space="preserve">    {</w:t>
            </w:r>
          </w:p>
          <w:p w14:paraId="70B83558" w14:textId="77777777" w:rsidR="000F1B9D" w:rsidRPr="00086AE8" w:rsidRDefault="000F1B9D" w:rsidP="000F1B9D">
            <w:pPr>
              <w:pStyle w:val="NormalWeb"/>
              <w:contextualSpacing/>
            </w:pPr>
            <w:r w:rsidRPr="00086AE8">
              <w:t xml:space="preserve">      "id": "",</w:t>
            </w:r>
          </w:p>
          <w:p w14:paraId="65E36BED" w14:textId="77777777" w:rsidR="000F1B9D" w:rsidRPr="00086AE8" w:rsidRDefault="000F1B9D" w:rsidP="000F1B9D">
            <w:pPr>
              <w:pStyle w:val="NormalWeb"/>
              <w:contextualSpacing/>
            </w:pPr>
            <w:r w:rsidRPr="00086AE8">
              <w:t xml:space="preserve">      "sourcePool": "",</w:t>
            </w:r>
          </w:p>
          <w:p w14:paraId="60B03FC8" w14:textId="77777777" w:rsidR="000F1B9D" w:rsidRPr="00086AE8" w:rsidRDefault="000F1B9D" w:rsidP="000F1B9D">
            <w:pPr>
              <w:pStyle w:val="NormalWeb"/>
              <w:contextualSpacing/>
            </w:pPr>
            <w:r w:rsidRPr="00086AE8">
              <w:t xml:space="preserve">      "targetPool": "",</w:t>
            </w:r>
          </w:p>
          <w:p w14:paraId="648BCFF1" w14:textId="77777777" w:rsidR="000F1B9D" w:rsidRPr="00086AE8" w:rsidRDefault="000F1B9D" w:rsidP="000F1B9D">
            <w:pPr>
              <w:pStyle w:val="NormalWeb"/>
              <w:contextualSpacing/>
            </w:pPr>
            <w:r w:rsidRPr="00086AE8">
              <w:t xml:space="preserve">      "messageType": ""</w:t>
            </w:r>
          </w:p>
          <w:p w14:paraId="62B54D28" w14:textId="77777777" w:rsidR="000F1B9D" w:rsidRPr="00086AE8" w:rsidRDefault="000F1B9D" w:rsidP="000F1B9D">
            <w:pPr>
              <w:pStyle w:val="NormalWeb"/>
              <w:contextualSpacing/>
            </w:pPr>
            <w:r w:rsidRPr="00086AE8">
              <w:t xml:space="preserve">    }</w:t>
            </w:r>
          </w:p>
          <w:p w14:paraId="605DD3FE" w14:textId="77777777" w:rsidR="000F1B9D" w:rsidRPr="00086AE8" w:rsidRDefault="000F1B9D" w:rsidP="000F1B9D">
            <w:pPr>
              <w:pStyle w:val="NormalWeb"/>
              <w:contextualSpacing/>
            </w:pPr>
            <w:r w:rsidRPr="00086AE8">
              <w:t xml:space="preserve">  ],</w:t>
            </w:r>
          </w:p>
          <w:p w14:paraId="0A9A96A9" w14:textId="77777777" w:rsidR="000F1B9D" w:rsidRPr="00086AE8" w:rsidRDefault="000F1B9D" w:rsidP="000F1B9D">
            <w:pPr>
              <w:pStyle w:val="NormalWeb"/>
              <w:contextualSpacing/>
            </w:pPr>
            <w:r w:rsidRPr="00086AE8">
              <w:t xml:space="preserve">  "stateSchema": {}</w:t>
            </w:r>
          </w:p>
          <w:p w14:paraId="36A4EE6F" w14:textId="67928DA3" w:rsidR="008B1EBD" w:rsidRPr="00086AE8" w:rsidRDefault="000F1B9D" w:rsidP="000F1B9D">
            <w:pPr>
              <w:pStyle w:val="NormalWeb"/>
              <w:contextualSpacing/>
              <w:jc w:val="both"/>
            </w:pPr>
            <w:r w:rsidRPr="00086AE8">
              <w:t>}</w:t>
            </w:r>
          </w:p>
        </w:tc>
      </w:tr>
    </w:tbl>
    <w:p w14:paraId="22D78023" w14:textId="43C7A0A9" w:rsidR="003F07BB" w:rsidRPr="00086AE8" w:rsidRDefault="008B1EBD" w:rsidP="002A7B43">
      <w:pPr>
        <w:pStyle w:val="NormalWeb"/>
        <w:spacing w:line="276" w:lineRule="auto"/>
        <w:jc w:val="both"/>
      </w:pPr>
      <w:proofErr w:type="spellStart"/>
      <w:r w:rsidRPr="00086AE8">
        <w:lastRenderedPageBreak/>
        <w:t>Setelah</w:t>
      </w:r>
      <w:proofErr w:type="spellEnd"/>
      <w:r w:rsidRPr="00086AE8">
        <w:t xml:space="preserve"> </w:t>
      </w:r>
      <w:proofErr w:type="spellStart"/>
      <w:r w:rsidR="00AF73AB" w:rsidRPr="00086AE8">
        <w:t>pemetaan</w:t>
      </w:r>
      <w:proofErr w:type="spellEnd"/>
      <w:r w:rsidR="00AF73AB" w:rsidRPr="00086AE8">
        <w:t xml:space="preserve"> </w:t>
      </w:r>
      <w:proofErr w:type="spellStart"/>
      <w:r w:rsidR="00AF73AB" w:rsidRPr="00086AE8">
        <w:t>awal</w:t>
      </w:r>
      <w:proofErr w:type="spellEnd"/>
      <w:r w:rsidRPr="00086AE8">
        <w:t xml:space="preserve"> BPMN </w:t>
      </w:r>
      <w:proofErr w:type="spellStart"/>
      <w:r w:rsidRPr="00086AE8">
        <w:t>berhasil</w:t>
      </w:r>
      <w:proofErr w:type="spellEnd"/>
      <w:r w:rsidRPr="00086AE8">
        <w:t xml:space="preserve"> </w:t>
      </w:r>
      <w:proofErr w:type="spellStart"/>
      <w:r w:rsidRPr="00086AE8">
        <w:t>diperoleh</w:t>
      </w:r>
      <w:proofErr w:type="spellEnd"/>
      <w:r w:rsidRPr="00086AE8">
        <w:t xml:space="preserve">, </w:t>
      </w:r>
      <w:proofErr w:type="spellStart"/>
      <w:r w:rsidRPr="00086AE8">
        <w:t>pemetaan</w:t>
      </w:r>
      <w:proofErr w:type="spellEnd"/>
      <w:r w:rsidRPr="00086AE8">
        <w:t xml:space="preserve"> </w:t>
      </w:r>
      <w:proofErr w:type="spellStart"/>
      <w:r w:rsidRPr="00086AE8">
        <w:t>berlanjut</w:t>
      </w:r>
      <w:proofErr w:type="spellEnd"/>
      <w:r w:rsidRPr="00086AE8">
        <w:t xml:space="preserve"> ke tingkat dua yang mana </w:t>
      </w:r>
      <w:r w:rsidR="00362F0C" w:rsidRPr="00086AE8">
        <w:t>mengintegrasikan struktur BPMN ke format JSON</w:t>
      </w:r>
      <w:r w:rsidR="00362F0C" w:rsidRPr="00086AE8">
        <w:rPr>
          <w:i/>
          <w:iCs/>
        </w:rPr>
        <w:t xml:space="preserve"> prompting</w:t>
      </w:r>
      <w:r w:rsidR="00362F0C" w:rsidRPr="00086AE8">
        <w:t xml:space="preserve"> untuk </w:t>
      </w:r>
      <w:r w:rsidR="00362F0C" w:rsidRPr="00086AE8">
        <w:rPr>
          <w:i/>
          <w:iCs/>
        </w:rPr>
        <w:t>content generation</w:t>
      </w:r>
      <w:r w:rsidR="00362F0C" w:rsidRPr="00086AE8">
        <w:t xml:space="preserve"> di LLM.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086AE8" w:rsidRPr="00086AE8" w14:paraId="6473B6A0" w14:textId="77777777" w:rsidTr="00140C64">
        <w:tc>
          <w:tcPr>
            <w:tcW w:w="9061" w:type="dxa"/>
          </w:tcPr>
          <w:p w14:paraId="2A635D72" w14:textId="77777777" w:rsidR="00457C05" w:rsidRPr="00086AE8" w:rsidRDefault="00457C05" w:rsidP="00362F0C">
            <w:pPr>
              <w:pStyle w:val="NormalWeb"/>
              <w:contextualSpacing/>
            </w:pPr>
            <w:r w:rsidRPr="00086AE8">
              <w:t>{</w:t>
            </w:r>
          </w:p>
          <w:p w14:paraId="4104A838" w14:textId="77777777" w:rsidR="00457C05" w:rsidRPr="00086AE8" w:rsidRDefault="00457C05" w:rsidP="00362F0C">
            <w:pPr>
              <w:pStyle w:val="NormalWeb"/>
              <w:contextualSpacing/>
            </w:pPr>
            <w:r w:rsidRPr="00086AE8">
              <w:t xml:space="preserve">  "task": "generate",</w:t>
            </w:r>
          </w:p>
          <w:p w14:paraId="6AB642F5" w14:textId="77777777" w:rsidR="00457C05" w:rsidRPr="00086AE8" w:rsidRDefault="00457C05" w:rsidP="00362F0C">
            <w:pPr>
              <w:pStyle w:val="NormalWeb"/>
              <w:contextualSpacing/>
            </w:pPr>
            <w:r w:rsidRPr="00086AE8">
              <w:t xml:space="preserve">  "description": "Generate a complete React.js application codebase based on a structured process and UI model derived from a business workflow.",</w:t>
            </w:r>
          </w:p>
          <w:p w14:paraId="6D33B04E" w14:textId="77777777" w:rsidR="00457C05" w:rsidRPr="00086AE8" w:rsidRDefault="00457C05" w:rsidP="00362F0C">
            <w:pPr>
              <w:pStyle w:val="NormalWeb"/>
              <w:contextualSpacing/>
            </w:pPr>
          </w:p>
          <w:p w14:paraId="72FF917A" w14:textId="77777777" w:rsidR="00457C05" w:rsidRPr="00086AE8" w:rsidRDefault="00457C05" w:rsidP="00362F0C">
            <w:pPr>
              <w:pStyle w:val="NormalWeb"/>
              <w:contextualSpacing/>
            </w:pPr>
            <w:r w:rsidRPr="00086AE8">
              <w:t xml:space="preserve">  "input": {</w:t>
            </w:r>
          </w:p>
          <w:p w14:paraId="517CD9F3" w14:textId="77777777" w:rsidR="00457C05" w:rsidRPr="00086AE8" w:rsidRDefault="00457C05" w:rsidP="00362F0C">
            <w:pPr>
              <w:pStyle w:val="NormalWeb"/>
              <w:contextualSpacing/>
            </w:pPr>
            <w:r w:rsidRPr="00086AE8">
              <w:t xml:space="preserve">    "context": {</w:t>
            </w:r>
          </w:p>
          <w:p w14:paraId="3DC21705" w14:textId="77777777" w:rsidR="00457C05" w:rsidRPr="00086AE8" w:rsidRDefault="00457C05" w:rsidP="00362F0C">
            <w:pPr>
              <w:pStyle w:val="NormalWeb"/>
              <w:contextualSpacing/>
            </w:pPr>
            <w:r w:rsidRPr="00086AE8">
              <w:t xml:space="preserve">      "application_goal": "Implement a React.js frontend that follows the given process flow and role-based interaction model",</w:t>
            </w:r>
          </w:p>
          <w:p w14:paraId="59F9E931" w14:textId="77777777" w:rsidR="00457C05" w:rsidRPr="00086AE8" w:rsidRDefault="00457C05" w:rsidP="00362F0C">
            <w:pPr>
              <w:pStyle w:val="NormalWeb"/>
              <w:contextualSpacing/>
            </w:pPr>
            <w:r w:rsidRPr="00086AE8">
              <w:t xml:space="preserve">      "architecture_style": "modular",</w:t>
            </w:r>
          </w:p>
          <w:p w14:paraId="6373D67D" w14:textId="77777777" w:rsidR="00457C05" w:rsidRPr="00086AE8" w:rsidRDefault="00457C05" w:rsidP="00362F0C">
            <w:pPr>
              <w:pStyle w:val="NormalWeb"/>
              <w:contextualSpacing/>
            </w:pPr>
            <w:r w:rsidRPr="00086AE8">
              <w:t xml:space="preserve">      "coding_convention": "clean, maintainable, and idiomatic React"</w:t>
            </w:r>
          </w:p>
          <w:p w14:paraId="6DF86382" w14:textId="77777777" w:rsidR="00457C05" w:rsidRPr="00086AE8" w:rsidRDefault="00457C05" w:rsidP="00362F0C">
            <w:pPr>
              <w:pStyle w:val="NormalWeb"/>
              <w:contextualSpacing/>
            </w:pPr>
            <w:r w:rsidRPr="00086AE8">
              <w:t xml:space="preserve">    },</w:t>
            </w:r>
          </w:p>
          <w:p w14:paraId="6D0E53DB" w14:textId="77777777" w:rsidR="00457C05" w:rsidRPr="00086AE8" w:rsidRDefault="00457C05" w:rsidP="00362F0C">
            <w:pPr>
              <w:pStyle w:val="NormalWeb"/>
              <w:contextualSpacing/>
            </w:pPr>
          </w:p>
          <w:p w14:paraId="59B3EC79" w14:textId="77777777" w:rsidR="00457C05" w:rsidRPr="00086AE8" w:rsidRDefault="00457C05" w:rsidP="00362F0C">
            <w:pPr>
              <w:pStyle w:val="NormalWeb"/>
              <w:contextualSpacing/>
            </w:pPr>
            <w:r w:rsidRPr="00086AE8">
              <w:t xml:space="preserve">    "model": {</w:t>
            </w:r>
          </w:p>
          <w:p w14:paraId="6683B7CB" w14:textId="77777777" w:rsidR="00457C05" w:rsidRPr="00086AE8" w:rsidRDefault="00457C05" w:rsidP="00362F0C">
            <w:pPr>
              <w:pStyle w:val="NormalWeb"/>
              <w:contextualSpacing/>
            </w:pPr>
            <w:r w:rsidRPr="00086AE8">
              <w:t xml:space="preserve">      "project": {</w:t>
            </w:r>
          </w:p>
          <w:p w14:paraId="662EDEC7" w14:textId="77777777" w:rsidR="00457C05" w:rsidRPr="00086AE8" w:rsidRDefault="00457C05" w:rsidP="00362F0C">
            <w:pPr>
              <w:pStyle w:val="NormalWeb"/>
              <w:contextualSpacing/>
            </w:pPr>
            <w:r w:rsidRPr="00086AE8">
              <w:t xml:space="preserve">        "name": "",</w:t>
            </w:r>
          </w:p>
          <w:p w14:paraId="2F25780C" w14:textId="77777777" w:rsidR="00457C05" w:rsidRPr="00086AE8" w:rsidRDefault="00457C05" w:rsidP="00362F0C">
            <w:pPr>
              <w:pStyle w:val="NormalWeb"/>
              <w:contextualSpacing/>
            </w:pPr>
            <w:r w:rsidRPr="00086AE8">
              <w:t xml:space="preserve">        "entryComponent": "",</w:t>
            </w:r>
          </w:p>
          <w:p w14:paraId="4B7B3296" w14:textId="77777777" w:rsidR="00457C05" w:rsidRPr="00086AE8" w:rsidRDefault="00457C05" w:rsidP="00362F0C">
            <w:pPr>
              <w:pStyle w:val="NormalWeb"/>
              <w:contextualSpacing/>
            </w:pPr>
            <w:r w:rsidRPr="00086AE8">
              <w:t xml:space="preserve">        "routingStrategy": "client-side"</w:t>
            </w:r>
          </w:p>
          <w:p w14:paraId="5050703E" w14:textId="77777777" w:rsidR="00457C05" w:rsidRPr="00086AE8" w:rsidRDefault="00457C05" w:rsidP="00362F0C">
            <w:pPr>
              <w:pStyle w:val="NormalWeb"/>
              <w:contextualSpacing/>
            </w:pPr>
            <w:r w:rsidRPr="00086AE8">
              <w:lastRenderedPageBreak/>
              <w:t xml:space="preserve">      },</w:t>
            </w:r>
          </w:p>
          <w:p w14:paraId="38EEECDD" w14:textId="77777777" w:rsidR="00457C05" w:rsidRPr="00086AE8" w:rsidRDefault="00457C05" w:rsidP="00362F0C">
            <w:pPr>
              <w:pStyle w:val="NormalWeb"/>
              <w:contextualSpacing/>
            </w:pPr>
          </w:p>
          <w:p w14:paraId="4101BB2B" w14:textId="77777777" w:rsidR="00457C05" w:rsidRPr="00086AE8" w:rsidRDefault="00457C05" w:rsidP="00362F0C">
            <w:pPr>
              <w:pStyle w:val="NormalWeb"/>
              <w:contextualSpacing/>
            </w:pPr>
            <w:r w:rsidRPr="00086AE8">
              <w:t xml:space="preserve">      "modules": [</w:t>
            </w:r>
          </w:p>
          <w:p w14:paraId="7A763523" w14:textId="77777777" w:rsidR="00457C05" w:rsidRPr="00086AE8" w:rsidRDefault="00457C05" w:rsidP="00362F0C">
            <w:pPr>
              <w:pStyle w:val="NormalWeb"/>
              <w:contextualSpacing/>
            </w:pPr>
            <w:r w:rsidRPr="00086AE8">
              <w:t xml:space="preserve">        {</w:t>
            </w:r>
          </w:p>
          <w:p w14:paraId="23E17BB9" w14:textId="77777777" w:rsidR="00457C05" w:rsidRPr="00086AE8" w:rsidRDefault="00457C05" w:rsidP="00362F0C">
            <w:pPr>
              <w:pStyle w:val="NormalWeb"/>
              <w:contextualSpacing/>
            </w:pPr>
            <w:r w:rsidRPr="00086AE8">
              <w:t xml:space="preserve">          "name": "",</w:t>
            </w:r>
          </w:p>
          <w:p w14:paraId="1C54335D" w14:textId="77777777" w:rsidR="00457C05" w:rsidRPr="00086AE8" w:rsidRDefault="00457C05" w:rsidP="00362F0C">
            <w:pPr>
              <w:pStyle w:val="NormalWeb"/>
              <w:contextualSpacing/>
            </w:pPr>
            <w:r w:rsidRPr="00086AE8">
              <w:t xml:space="preserve">          "pages": [</w:t>
            </w:r>
          </w:p>
          <w:p w14:paraId="65433161" w14:textId="77777777" w:rsidR="00457C05" w:rsidRPr="00086AE8" w:rsidRDefault="00457C05" w:rsidP="00362F0C">
            <w:pPr>
              <w:pStyle w:val="NormalWeb"/>
              <w:contextualSpacing/>
            </w:pPr>
            <w:r w:rsidRPr="00086AE8">
              <w:t xml:space="preserve">            {</w:t>
            </w:r>
          </w:p>
          <w:p w14:paraId="5DCA31B9" w14:textId="77777777" w:rsidR="00457C05" w:rsidRPr="00086AE8" w:rsidRDefault="00457C05" w:rsidP="00362F0C">
            <w:pPr>
              <w:pStyle w:val="NormalWeb"/>
              <w:contextualSpacing/>
            </w:pPr>
            <w:r w:rsidRPr="00086AE8">
              <w:t xml:space="preserve">              "name": "",</w:t>
            </w:r>
          </w:p>
          <w:p w14:paraId="30E27E18" w14:textId="77777777" w:rsidR="00457C05" w:rsidRPr="00086AE8" w:rsidRDefault="00457C05" w:rsidP="00362F0C">
            <w:pPr>
              <w:pStyle w:val="NormalWeb"/>
              <w:contextualSpacing/>
            </w:pPr>
            <w:r w:rsidRPr="00086AE8">
              <w:t xml:space="preserve">              "route": "",</w:t>
            </w:r>
          </w:p>
          <w:p w14:paraId="7C0C2A2B" w14:textId="77777777" w:rsidR="00457C05" w:rsidRPr="00086AE8" w:rsidRDefault="00457C05" w:rsidP="00362F0C">
            <w:pPr>
              <w:pStyle w:val="NormalWeb"/>
              <w:contextualSpacing/>
            </w:pPr>
            <w:r w:rsidRPr="00086AE8">
              <w:t xml:space="preserve">              "uiType": ""</w:t>
            </w:r>
          </w:p>
          <w:p w14:paraId="79BAB073" w14:textId="77777777" w:rsidR="00457C05" w:rsidRPr="00086AE8" w:rsidRDefault="00457C05" w:rsidP="00362F0C">
            <w:pPr>
              <w:pStyle w:val="NormalWeb"/>
              <w:contextualSpacing/>
            </w:pPr>
            <w:r w:rsidRPr="00086AE8">
              <w:t xml:space="preserve">            }</w:t>
            </w:r>
          </w:p>
          <w:p w14:paraId="0A101D4C" w14:textId="77777777" w:rsidR="00457C05" w:rsidRPr="00086AE8" w:rsidRDefault="00457C05" w:rsidP="00362F0C">
            <w:pPr>
              <w:pStyle w:val="NormalWeb"/>
              <w:contextualSpacing/>
            </w:pPr>
            <w:r w:rsidRPr="00086AE8">
              <w:t xml:space="preserve">          ],</w:t>
            </w:r>
          </w:p>
          <w:p w14:paraId="2740A748" w14:textId="77777777" w:rsidR="00457C05" w:rsidRPr="00086AE8" w:rsidRDefault="00457C05" w:rsidP="00362F0C">
            <w:pPr>
              <w:pStyle w:val="NormalWeb"/>
              <w:contextualSpacing/>
            </w:pPr>
            <w:r w:rsidRPr="00086AE8">
              <w:t xml:space="preserve">          "components": [</w:t>
            </w:r>
          </w:p>
          <w:p w14:paraId="765E313F" w14:textId="77777777" w:rsidR="00457C05" w:rsidRPr="00086AE8" w:rsidRDefault="00457C05" w:rsidP="00362F0C">
            <w:pPr>
              <w:pStyle w:val="NormalWeb"/>
              <w:contextualSpacing/>
            </w:pPr>
            <w:r w:rsidRPr="00086AE8">
              <w:t xml:space="preserve">            {</w:t>
            </w:r>
          </w:p>
          <w:p w14:paraId="169431A7" w14:textId="77777777" w:rsidR="00457C05" w:rsidRPr="00086AE8" w:rsidRDefault="00457C05" w:rsidP="00362F0C">
            <w:pPr>
              <w:pStyle w:val="NormalWeb"/>
              <w:contextualSpacing/>
            </w:pPr>
            <w:r w:rsidRPr="00086AE8">
              <w:t xml:space="preserve">              "name": "",</w:t>
            </w:r>
          </w:p>
          <w:p w14:paraId="4E419F92" w14:textId="77777777" w:rsidR="00457C05" w:rsidRPr="00086AE8" w:rsidRDefault="00457C05" w:rsidP="00362F0C">
            <w:pPr>
              <w:pStyle w:val="NormalWeb"/>
              <w:contextualSpacing/>
            </w:pPr>
            <w:r w:rsidRPr="00086AE8">
              <w:t xml:space="preserve">              "componentType": ""</w:t>
            </w:r>
          </w:p>
          <w:p w14:paraId="46937DF4" w14:textId="77777777" w:rsidR="00457C05" w:rsidRPr="00086AE8" w:rsidRDefault="00457C05" w:rsidP="00362F0C">
            <w:pPr>
              <w:pStyle w:val="NormalWeb"/>
              <w:contextualSpacing/>
            </w:pPr>
            <w:r w:rsidRPr="00086AE8">
              <w:t xml:space="preserve">            }</w:t>
            </w:r>
          </w:p>
          <w:p w14:paraId="2353D248" w14:textId="77777777" w:rsidR="00457C05" w:rsidRPr="00086AE8" w:rsidRDefault="00457C05" w:rsidP="00362F0C">
            <w:pPr>
              <w:pStyle w:val="NormalWeb"/>
              <w:contextualSpacing/>
            </w:pPr>
            <w:r w:rsidRPr="00086AE8">
              <w:t xml:space="preserve">          ],</w:t>
            </w:r>
          </w:p>
          <w:p w14:paraId="61B6E96C" w14:textId="77777777" w:rsidR="00457C05" w:rsidRPr="00086AE8" w:rsidRDefault="00457C05" w:rsidP="00362F0C">
            <w:pPr>
              <w:pStyle w:val="NormalWeb"/>
              <w:contextualSpacing/>
            </w:pPr>
            <w:r w:rsidRPr="00086AE8">
              <w:t xml:space="preserve">          "services": [</w:t>
            </w:r>
          </w:p>
          <w:p w14:paraId="4125C933" w14:textId="77777777" w:rsidR="00457C05" w:rsidRPr="00086AE8" w:rsidRDefault="00457C05" w:rsidP="00362F0C">
            <w:pPr>
              <w:pStyle w:val="NormalWeb"/>
              <w:contextualSpacing/>
            </w:pPr>
            <w:r w:rsidRPr="00086AE8">
              <w:t xml:space="preserve">            {</w:t>
            </w:r>
          </w:p>
          <w:p w14:paraId="61A471C2" w14:textId="77777777" w:rsidR="00457C05" w:rsidRPr="00086AE8" w:rsidRDefault="00457C05" w:rsidP="00362F0C">
            <w:pPr>
              <w:pStyle w:val="NormalWeb"/>
              <w:contextualSpacing/>
            </w:pPr>
            <w:r w:rsidRPr="00086AE8">
              <w:t xml:space="preserve">              "name": "",</w:t>
            </w:r>
          </w:p>
          <w:p w14:paraId="7CACFD35" w14:textId="77777777" w:rsidR="00457C05" w:rsidRPr="00086AE8" w:rsidRDefault="00457C05" w:rsidP="00362F0C">
            <w:pPr>
              <w:pStyle w:val="NormalWeb"/>
              <w:contextualSpacing/>
            </w:pPr>
            <w:r w:rsidRPr="00086AE8">
              <w:t xml:space="preserve">              "async": false</w:t>
            </w:r>
          </w:p>
          <w:p w14:paraId="137AE360" w14:textId="77777777" w:rsidR="00457C05" w:rsidRPr="00086AE8" w:rsidRDefault="00457C05" w:rsidP="00362F0C">
            <w:pPr>
              <w:pStyle w:val="NormalWeb"/>
              <w:contextualSpacing/>
            </w:pPr>
            <w:r w:rsidRPr="00086AE8">
              <w:t xml:space="preserve">            }</w:t>
            </w:r>
          </w:p>
          <w:p w14:paraId="6C719CEF" w14:textId="77777777" w:rsidR="00457C05" w:rsidRPr="00086AE8" w:rsidRDefault="00457C05" w:rsidP="00362F0C">
            <w:pPr>
              <w:pStyle w:val="NormalWeb"/>
              <w:contextualSpacing/>
            </w:pPr>
            <w:r w:rsidRPr="00086AE8">
              <w:t xml:space="preserve">          ]</w:t>
            </w:r>
          </w:p>
          <w:p w14:paraId="5D9E6C77" w14:textId="77777777" w:rsidR="00457C05" w:rsidRPr="00086AE8" w:rsidRDefault="00457C05" w:rsidP="00362F0C">
            <w:pPr>
              <w:pStyle w:val="NormalWeb"/>
              <w:contextualSpacing/>
            </w:pPr>
            <w:r w:rsidRPr="00086AE8">
              <w:t xml:space="preserve">        }</w:t>
            </w:r>
          </w:p>
          <w:p w14:paraId="21B403F3" w14:textId="77777777" w:rsidR="00457C05" w:rsidRPr="00086AE8" w:rsidRDefault="00457C05" w:rsidP="00362F0C">
            <w:pPr>
              <w:pStyle w:val="NormalWeb"/>
              <w:contextualSpacing/>
            </w:pPr>
            <w:r w:rsidRPr="00086AE8">
              <w:t xml:space="preserve">      ],</w:t>
            </w:r>
          </w:p>
          <w:p w14:paraId="12083847" w14:textId="77777777" w:rsidR="00457C05" w:rsidRPr="00086AE8" w:rsidRDefault="00457C05" w:rsidP="00362F0C">
            <w:pPr>
              <w:pStyle w:val="NormalWeb"/>
              <w:contextualSpacing/>
            </w:pPr>
          </w:p>
          <w:p w14:paraId="6063BBB5" w14:textId="77777777" w:rsidR="00457C05" w:rsidRPr="00086AE8" w:rsidRDefault="00457C05" w:rsidP="00362F0C">
            <w:pPr>
              <w:pStyle w:val="NormalWeb"/>
              <w:contextualSpacing/>
            </w:pPr>
            <w:r w:rsidRPr="00086AE8">
              <w:t xml:space="preserve">      "routing": [</w:t>
            </w:r>
          </w:p>
          <w:p w14:paraId="6D24E645" w14:textId="77777777" w:rsidR="00457C05" w:rsidRPr="00086AE8" w:rsidRDefault="00457C05" w:rsidP="00362F0C">
            <w:pPr>
              <w:pStyle w:val="NormalWeb"/>
              <w:contextualSpacing/>
            </w:pPr>
            <w:r w:rsidRPr="00086AE8">
              <w:t xml:space="preserve">        {</w:t>
            </w:r>
          </w:p>
          <w:p w14:paraId="3BA2C4E6" w14:textId="77777777" w:rsidR="00457C05" w:rsidRPr="00086AE8" w:rsidRDefault="00457C05" w:rsidP="00362F0C">
            <w:pPr>
              <w:pStyle w:val="NormalWeb"/>
              <w:contextualSpacing/>
            </w:pPr>
            <w:r w:rsidRPr="00086AE8">
              <w:t xml:space="preserve">          "path": "",</w:t>
            </w:r>
          </w:p>
          <w:p w14:paraId="6E6891AE" w14:textId="77777777" w:rsidR="00457C05" w:rsidRPr="00086AE8" w:rsidRDefault="00457C05" w:rsidP="00362F0C">
            <w:pPr>
              <w:pStyle w:val="NormalWeb"/>
              <w:contextualSpacing/>
            </w:pPr>
            <w:r w:rsidRPr="00086AE8">
              <w:t xml:space="preserve">          "page": ""</w:t>
            </w:r>
          </w:p>
          <w:p w14:paraId="3CA9B028" w14:textId="77777777" w:rsidR="00457C05" w:rsidRPr="00086AE8" w:rsidRDefault="00457C05" w:rsidP="00362F0C">
            <w:pPr>
              <w:pStyle w:val="NormalWeb"/>
              <w:contextualSpacing/>
            </w:pPr>
            <w:r w:rsidRPr="00086AE8">
              <w:t xml:space="preserve">        }</w:t>
            </w:r>
          </w:p>
          <w:p w14:paraId="54D7B064" w14:textId="77777777" w:rsidR="00457C05" w:rsidRPr="00086AE8" w:rsidRDefault="00457C05" w:rsidP="00362F0C">
            <w:pPr>
              <w:pStyle w:val="NormalWeb"/>
              <w:contextualSpacing/>
            </w:pPr>
            <w:r w:rsidRPr="00086AE8">
              <w:t xml:space="preserve">      ],</w:t>
            </w:r>
          </w:p>
          <w:p w14:paraId="7196DF91" w14:textId="77777777" w:rsidR="00457C05" w:rsidRPr="00086AE8" w:rsidRDefault="00457C05" w:rsidP="00362F0C">
            <w:pPr>
              <w:pStyle w:val="NormalWeb"/>
              <w:contextualSpacing/>
            </w:pPr>
          </w:p>
          <w:p w14:paraId="440BA574" w14:textId="77777777" w:rsidR="00457C05" w:rsidRPr="00086AE8" w:rsidRDefault="00457C05" w:rsidP="00362F0C">
            <w:pPr>
              <w:pStyle w:val="NormalWeb"/>
              <w:contextualSpacing/>
            </w:pPr>
            <w:r w:rsidRPr="00086AE8">
              <w:t xml:space="preserve">      "state": {</w:t>
            </w:r>
          </w:p>
          <w:p w14:paraId="0DD71CA6" w14:textId="77777777" w:rsidR="00457C05" w:rsidRPr="00086AE8" w:rsidRDefault="00457C05" w:rsidP="00362F0C">
            <w:pPr>
              <w:pStyle w:val="NormalWeb"/>
              <w:contextualSpacing/>
            </w:pPr>
            <w:r w:rsidRPr="00086AE8">
              <w:t xml:space="preserve">        "global": [],</w:t>
            </w:r>
          </w:p>
          <w:p w14:paraId="1072C70D" w14:textId="77777777" w:rsidR="00457C05" w:rsidRPr="00086AE8" w:rsidRDefault="00457C05" w:rsidP="00362F0C">
            <w:pPr>
              <w:pStyle w:val="NormalWeb"/>
              <w:contextualSpacing/>
            </w:pPr>
            <w:r w:rsidRPr="00086AE8">
              <w:t xml:space="preserve">        "local": []</w:t>
            </w:r>
          </w:p>
          <w:p w14:paraId="1E4B00C9" w14:textId="77777777" w:rsidR="00457C05" w:rsidRPr="00086AE8" w:rsidRDefault="00457C05" w:rsidP="00362F0C">
            <w:pPr>
              <w:pStyle w:val="NormalWeb"/>
              <w:contextualSpacing/>
            </w:pPr>
            <w:r w:rsidRPr="00086AE8">
              <w:t xml:space="preserve">      },</w:t>
            </w:r>
          </w:p>
          <w:p w14:paraId="3E69E84D" w14:textId="77777777" w:rsidR="00457C05" w:rsidRPr="00086AE8" w:rsidRDefault="00457C05" w:rsidP="00362F0C">
            <w:pPr>
              <w:pStyle w:val="NormalWeb"/>
              <w:contextualSpacing/>
            </w:pPr>
          </w:p>
          <w:p w14:paraId="00019E2E" w14:textId="77777777" w:rsidR="00457C05" w:rsidRPr="00086AE8" w:rsidRDefault="00457C05" w:rsidP="00362F0C">
            <w:pPr>
              <w:pStyle w:val="NormalWeb"/>
              <w:contextualSpacing/>
            </w:pPr>
            <w:r w:rsidRPr="00086AE8">
              <w:t xml:space="preserve">      "flowControl": []</w:t>
            </w:r>
          </w:p>
          <w:p w14:paraId="591DF3C5" w14:textId="77777777" w:rsidR="00457C05" w:rsidRPr="00086AE8" w:rsidRDefault="00457C05" w:rsidP="00362F0C">
            <w:pPr>
              <w:pStyle w:val="NormalWeb"/>
              <w:contextualSpacing/>
            </w:pPr>
            <w:r w:rsidRPr="00086AE8">
              <w:t xml:space="preserve">    }</w:t>
            </w:r>
          </w:p>
          <w:p w14:paraId="6D1DBB16" w14:textId="77777777" w:rsidR="00457C05" w:rsidRPr="00086AE8" w:rsidRDefault="00457C05" w:rsidP="00362F0C">
            <w:pPr>
              <w:pStyle w:val="NormalWeb"/>
              <w:contextualSpacing/>
            </w:pPr>
            <w:r w:rsidRPr="00086AE8">
              <w:t xml:space="preserve">  },</w:t>
            </w:r>
          </w:p>
          <w:p w14:paraId="289F1F9F" w14:textId="77777777" w:rsidR="00457C05" w:rsidRPr="00086AE8" w:rsidRDefault="00457C05" w:rsidP="00362F0C">
            <w:pPr>
              <w:pStyle w:val="NormalWeb"/>
              <w:contextualSpacing/>
            </w:pPr>
          </w:p>
          <w:p w14:paraId="7B8CEE80" w14:textId="77777777" w:rsidR="00457C05" w:rsidRPr="00086AE8" w:rsidRDefault="00457C05" w:rsidP="00362F0C">
            <w:pPr>
              <w:pStyle w:val="NormalWeb"/>
              <w:contextualSpacing/>
            </w:pPr>
            <w:r w:rsidRPr="00086AE8">
              <w:t xml:space="preserve">  "schema": {</w:t>
            </w:r>
          </w:p>
          <w:p w14:paraId="68A6993C" w14:textId="77777777" w:rsidR="00457C05" w:rsidRPr="00086AE8" w:rsidRDefault="00457C05" w:rsidP="00362F0C">
            <w:pPr>
              <w:pStyle w:val="NormalWeb"/>
              <w:contextualSpacing/>
            </w:pPr>
            <w:r w:rsidRPr="00086AE8">
              <w:t xml:space="preserve">    "fields": [</w:t>
            </w:r>
          </w:p>
          <w:p w14:paraId="5A5192FF" w14:textId="77777777" w:rsidR="00457C05" w:rsidRPr="00086AE8" w:rsidRDefault="00457C05" w:rsidP="00362F0C">
            <w:pPr>
              <w:pStyle w:val="NormalWeb"/>
              <w:contextualSpacing/>
            </w:pPr>
            <w:r w:rsidRPr="00086AE8">
              <w:t xml:space="preserve">      {</w:t>
            </w:r>
          </w:p>
          <w:p w14:paraId="068138AD" w14:textId="77777777" w:rsidR="00457C05" w:rsidRPr="00086AE8" w:rsidRDefault="00457C05" w:rsidP="00362F0C">
            <w:pPr>
              <w:pStyle w:val="NormalWeb"/>
              <w:contextualSpacing/>
            </w:pPr>
            <w:r w:rsidRPr="00086AE8">
              <w:t xml:space="preserve">        "name": "files",</w:t>
            </w:r>
          </w:p>
          <w:p w14:paraId="2667F7E0" w14:textId="77777777" w:rsidR="00457C05" w:rsidRPr="00086AE8" w:rsidRDefault="00457C05" w:rsidP="00362F0C">
            <w:pPr>
              <w:pStyle w:val="NormalWeb"/>
              <w:contextualSpacing/>
            </w:pPr>
            <w:r w:rsidRPr="00086AE8">
              <w:t xml:space="preserve">        "type": "array",</w:t>
            </w:r>
          </w:p>
          <w:p w14:paraId="7D9D1A99" w14:textId="77777777" w:rsidR="00457C05" w:rsidRPr="00086AE8" w:rsidRDefault="00457C05" w:rsidP="00362F0C">
            <w:pPr>
              <w:pStyle w:val="NormalWeb"/>
              <w:contextualSpacing/>
            </w:pPr>
            <w:r w:rsidRPr="00086AE8">
              <w:t xml:space="preserve">        "description": "List of generated React.js source files with file paths and code content."</w:t>
            </w:r>
          </w:p>
          <w:p w14:paraId="0F1251B3" w14:textId="77777777" w:rsidR="00457C05" w:rsidRPr="00086AE8" w:rsidRDefault="00457C05" w:rsidP="00362F0C">
            <w:pPr>
              <w:pStyle w:val="NormalWeb"/>
              <w:contextualSpacing/>
            </w:pPr>
            <w:r w:rsidRPr="00086AE8">
              <w:lastRenderedPageBreak/>
              <w:t xml:space="preserve">      }</w:t>
            </w:r>
          </w:p>
          <w:p w14:paraId="4CD50C14" w14:textId="77777777" w:rsidR="00457C05" w:rsidRPr="00086AE8" w:rsidRDefault="00457C05" w:rsidP="00362F0C">
            <w:pPr>
              <w:pStyle w:val="NormalWeb"/>
              <w:contextualSpacing/>
            </w:pPr>
            <w:r w:rsidRPr="00086AE8">
              <w:t xml:space="preserve">    ]</w:t>
            </w:r>
          </w:p>
          <w:p w14:paraId="243D431E" w14:textId="77777777" w:rsidR="00457C05" w:rsidRPr="00086AE8" w:rsidRDefault="00457C05" w:rsidP="00362F0C">
            <w:pPr>
              <w:pStyle w:val="NormalWeb"/>
              <w:contextualSpacing/>
            </w:pPr>
            <w:r w:rsidRPr="00086AE8">
              <w:t xml:space="preserve">  },</w:t>
            </w:r>
          </w:p>
          <w:p w14:paraId="5D44A64C" w14:textId="77777777" w:rsidR="00457C05" w:rsidRPr="00086AE8" w:rsidRDefault="00457C05" w:rsidP="00362F0C">
            <w:pPr>
              <w:pStyle w:val="NormalWeb"/>
              <w:contextualSpacing/>
            </w:pPr>
          </w:p>
          <w:p w14:paraId="2DAC87A1" w14:textId="77777777" w:rsidR="00457C05" w:rsidRPr="00086AE8" w:rsidRDefault="00457C05" w:rsidP="00362F0C">
            <w:pPr>
              <w:pStyle w:val="NormalWeb"/>
              <w:contextualSpacing/>
            </w:pPr>
            <w:r w:rsidRPr="00086AE8">
              <w:t xml:space="preserve">  "constraints": {</w:t>
            </w:r>
          </w:p>
          <w:p w14:paraId="4EDBF30B" w14:textId="77777777" w:rsidR="00457C05" w:rsidRPr="00086AE8" w:rsidRDefault="00457C05" w:rsidP="00362F0C">
            <w:pPr>
              <w:pStyle w:val="NormalWeb"/>
              <w:contextualSpacing/>
            </w:pPr>
            <w:r w:rsidRPr="00086AE8">
              <w:t xml:space="preserve">    "output_format": "JSON",</w:t>
            </w:r>
          </w:p>
          <w:p w14:paraId="6707D8BE" w14:textId="4C6DCCE9" w:rsidR="00457C05" w:rsidRPr="00086AE8" w:rsidRDefault="00457C05" w:rsidP="00362F0C">
            <w:pPr>
              <w:pStyle w:val="NormalWeb"/>
              <w:contextualSpacing/>
            </w:pPr>
            <w:r w:rsidRPr="00086AE8">
              <w:t xml:space="preserve">    "max_length": </w:t>
            </w:r>
          </w:p>
          <w:p w14:paraId="3312D282" w14:textId="77777777" w:rsidR="00457C05" w:rsidRPr="00086AE8" w:rsidRDefault="00457C05" w:rsidP="00362F0C">
            <w:pPr>
              <w:pStyle w:val="NormalWeb"/>
              <w:contextualSpacing/>
            </w:pPr>
            <w:r w:rsidRPr="00086AE8">
              <w:t xml:space="preserve">  }</w:t>
            </w:r>
          </w:p>
          <w:p w14:paraId="5F5BEBD8" w14:textId="742284C3" w:rsidR="006719AB" w:rsidRPr="00086AE8" w:rsidRDefault="00457C05" w:rsidP="00362F0C">
            <w:pPr>
              <w:pStyle w:val="NormalWeb"/>
              <w:contextualSpacing/>
              <w:jc w:val="both"/>
            </w:pPr>
            <w:r w:rsidRPr="00086AE8">
              <w:t>}</w:t>
            </w:r>
          </w:p>
        </w:tc>
      </w:tr>
    </w:tbl>
    <w:p w14:paraId="28969475" w14:textId="5BF1F9BD" w:rsidR="008B1EBD" w:rsidRPr="00086AE8" w:rsidRDefault="002006AB" w:rsidP="002A7B43">
      <w:pPr>
        <w:pStyle w:val="NormalWeb"/>
        <w:spacing w:line="276" w:lineRule="auto"/>
        <w:jc w:val="both"/>
      </w:pPr>
      <w:r w:rsidRPr="00086AE8">
        <w:rPr>
          <w:lang w:val="en-US"/>
        </w:rPr>
        <w:lastRenderedPageBreak/>
        <w:t xml:space="preserve">Dengan format </w:t>
      </w:r>
      <w:proofErr w:type="spellStart"/>
      <w:r w:rsidRPr="00086AE8">
        <w:rPr>
          <w:lang w:val="en-US"/>
        </w:rPr>
        <w:t>masukan</w:t>
      </w:r>
      <w:proofErr w:type="spellEnd"/>
      <w:r w:rsidRPr="00086AE8">
        <w:rPr>
          <w:lang w:val="en-US"/>
        </w:rPr>
        <w:t xml:space="preserve"> </w:t>
      </w:r>
      <w:proofErr w:type="spellStart"/>
      <w:r w:rsidRPr="00086AE8">
        <w:rPr>
          <w:lang w:val="en-US"/>
        </w:rPr>
        <w:t>terstruktur</w:t>
      </w:r>
      <w:proofErr w:type="spellEnd"/>
      <w:r w:rsidRPr="00086AE8">
        <w:rPr>
          <w:lang w:val="en-US"/>
        </w:rPr>
        <w:t xml:space="preserve"> tersebut, LLM menghasilkan keluaran berupa artefak kode aplikasi React.js yang direpresentasikan dalam format JSON. Artefak ini selanjutnya dimanfaatkan oleh </w:t>
      </w:r>
      <w:r w:rsidRPr="00086AE8">
        <w:rPr>
          <w:i/>
          <w:iCs/>
          <w:lang w:val="en-US"/>
        </w:rPr>
        <w:t>code generator</w:t>
      </w:r>
      <w:r w:rsidRPr="00086AE8">
        <w:rPr>
          <w:lang w:val="en-US"/>
        </w:rPr>
        <w:t xml:space="preserve"> untuk mengekstraksi dan menempatkan setiap berkas ke dalam jalur direktori yang sesuai secara deterministik. </w:t>
      </w:r>
    </w:p>
    <w:tbl>
      <w:tblPr>
        <w:tblStyle w:val="TableGrid"/>
        <w:tblW w:w="0" w:type="auto"/>
        <w:tblLook w:val="04A0" w:firstRow="1" w:lastRow="0" w:firstColumn="1" w:lastColumn="0" w:noHBand="0" w:noVBand="1"/>
      </w:tblPr>
      <w:tblGrid>
        <w:gridCol w:w="9061"/>
      </w:tblGrid>
      <w:tr w:rsidR="00362F0C" w:rsidRPr="00086AE8" w14:paraId="21802BCD" w14:textId="77777777" w:rsidTr="00140C64">
        <w:tc>
          <w:tcPr>
            <w:tcW w:w="9061" w:type="dxa"/>
            <w:tcBorders>
              <w:top w:val="nil"/>
              <w:left w:val="nil"/>
              <w:bottom w:val="nil"/>
              <w:right w:val="nil"/>
            </w:tcBorders>
          </w:tcPr>
          <w:p w14:paraId="6F119A8F" w14:textId="77777777" w:rsidR="002006AB" w:rsidRPr="00086AE8" w:rsidRDefault="002006AB" w:rsidP="002006AB">
            <w:pPr>
              <w:pStyle w:val="NormalWeb"/>
              <w:contextualSpacing/>
            </w:pPr>
            <w:r w:rsidRPr="00086AE8">
              <w:t>{</w:t>
            </w:r>
          </w:p>
          <w:p w14:paraId="11634B40" w14:textId="77777777" w:rsidR="002006AB" w:rsidRPr="00086AE8" w:rsidRDefault="002006AB" w:rsidP="002006AB">
            <w:pPr>
              <w:pStyle w:val="NormalWeb"/>
              <w:contextualSpacing/>
            </w:pPr>
            <w:r w:rsidRPr="00086AE8">
              <w:t xml:space="preserve">  "files": [</w:t>
            </w:r>
          </w:p>
          <w:p w14:paraId="294A8DEC" w14:textId="77777777" w:rsidR="002006AB" w:rsidRPr="00086AE8" w:rsidRDefault="002006AB" w:rsidP="002006AB">
            <w:pPr>
              <w:pStyle w:val="NormalWeb"/>
              <w:contextualSpacing/>
            </w:pPr>
            <w:r w:rsidRPr="00086AE8">
              <w:t xml:space="preserve">    {</w:t>
            </w:r>
          </w:p>
          <w:p w14:paraId="2C336F00" w14:textId="58432AC7" w:rsidR="002006AB" w:rsidRPr="00086AE8" w:rsidRDefault="002006AB" w:rsidP="002006AB">
            <w:pPr>
              <w:pStyle w:val="NormalWeb"/>
              <w:contextualSpacing/>
            </w:pPr>
            <w:r w:rsidRPr="00086AE8">
              <w:t xml:space="preserve">      "path": "",</w:t>
            </w:r>
          </w:p>
          <w:p w14:paraId="4C362BCA" w14:textId="71D61866" w:rsidR="002006AB" w:rsidRPr="00086AE8" w:rsidRDefault="002006AB" w:rsidP="002006AB">
            <w:pPr>
              <w:pStyle w:val="NormalWeb"/>
              <w:contextualSpacing/>
            </w:pPr>
            <w:r w:rsidRPr="00086AE8">
              <w:t xml:space="preserve">      "content": "”</w:t>
            </w:r>
          </w:p>
          <w:p w14:paraId="0291F23B" w14:textId="3D7305FA" w:rsidR="002006AB" w:rsidRPr="00086AE8" w:rsidRDefault="002006AB" w:rsidP="002006AB">
            <w:pPr>
              <w:pStyle w:val="NormalWeb"/>
              <w:contextualSpacing/>
            </w:pPr>
            <w:r w:rsidRPr="00086AE8">
              <w:t xml:space="preserve">    }</w:t>
            </w:r>
          </w:p>
          <w:p w14:paraId="340674C3" w14:textId="77777777" w:rsidR="002006AB" w:rsidRPr="00086AE8" w:rsidRDefault="002006AB" w:rsidP="002006AB">
            <w:pPr>
              <w:pStyle w:val="NormalWeb"/>
              <w:contextualSpacing/>
            </w:pPr>
            <w:r w:rsidRPr="00086AE8">
              <w:t xml:space="preserve">  ]</w:t>
            </w:r>
          </w:p>
          <w:p w14:paraId="7A1F655A" w14:textId="76BA2093" w:rsidR="00362F0C" w:rsidRPr="00086AE8" w:rsidRDefault="002006AB" w:rsidP="002006AB">
            <w:pPr>
              <w:pStyle w:val="NormalWeb"/>
              <w:contextualSpacing/>
              <w:jc w:val="both"/>
            </w:pPr>
            <w:r w:rsidRPr="00086AE8">
              <w:t>}</w:t>
            </w:r>
          </w:p>
        </w:tc>
      </w:tr>
    </w:tbl>
    <w:p w14:paraId="2E4B0BBF" w14:textId="77777777" w:rsidR="00E11172" w:rsidRPr="00086AE8" w:rsidRDefault="00E11172" w:rsidP="00140C64">
      <w:pPr>
        <w:pStyle w:val="NormalWeb"/>
        <w:jc w:val="both"/>
      </w:pPr>
    </w:p>
    <w:p w14:paraId="2E17D129" w14:textId="0E4842E8" w:rsidR="00B9139C" w:rsidRPr="00086AE8" w:rsidRDefault="00E45D34" w:rsidP="002A7B43">
      <w:pPr>
        <w:pStyle w:val="Heading3"/>
        <w:rPr>
          <w:rFonts w:ascii="Times New Roman" w:hAnsi="Times New Roman" w:cs="Times New Roman"/>
          <w:color w:val="auto"/>
        </w:rPr>
      </w:pPr>
      <w:bookmarkStart w:id="22" w:name="_Toc220058958"/>
      <w:r w:rsidRPr="00086AE8">
        <w:rPr>
          <w:rFonts w:ascii="Times New Roman" w:hAnsi="Times New Roman" w:cs="Times New Roman"/>
          <w:i/>
          <w:iCs/>
          <w:color w:val="auto"/>
        </w:rPr>
        <w:t>Large Language Model</w:t>
      </w:r>
      <w:r w:rsidR="00A358C2" w:rsidRPr="00086AE8">
        <w:rPr>
          <w:rFonts w:ascii="Times New Roman" w:hAnsi="Times New Roman" w:cs="Times New Roman"/>
          <w:i/>
          <w:iCs/>
          <w:color w:val="auto"/>
        </w:rPr>
        <w:t xml:space="preserve"> </w:t>
      </w:r>
      <w:r w:rsidR="000F6FEF" w:rsidRPr="00086AE8">
        <w:rPr>
          <w:rFonts w:ascii="Times New Roman" w:hAnsi="Times New Roman" w:cs="Times New Roman"/>
          <w:color w:val="auto"/>
        </w:rPr>
        <w:t>( LLM )</w:t>
      </w:r>
      <w:bookmarkEnd w:id="22"/>
    </w:p>
    <w:p w14:paraId="3FC70E6C" w14:textId="02984778" w:rsidR="00A052C1" w:rsidRPr="00086AE8" w:rsidRDefault="00A052C1" w:rsidP="002A7B43">
      <w:pPr>
        <w:pStyle w:val="font-claude-response-body"/>
        <w:spacing w:line="276" w:lineRule="auto"/>
        <w:ind w:firstLine="113"/>
        <w:jc w:val="both"/>
      </w:pPr>
      <w:r w:rsidRPr="00086AE8">
        <w:t xml:space="preserve">Large Language Model (LLM) adalah model </w:t>
      </w:r>
      <w:r w:rsidRPr="00086AE8">
        <w:rPr>
          <w:i/>
          <w:iCs/>
        </w:rPr>
        <w:t>deep learning</w:t>
      </w:r>
      <w:r w:rsidRPr="00086AE8">
        <w:t xml:space="preserve"> yang dilatih </w:t>
      </w:r>
      <w:r w:rsidR="00534449" w:rsidRPr="00086AE8">
        <w:t>dengan</w:t>
      </w:r>
      <w:r w:rsidRPr="00086AE8">
        <w:t xml:space="preserve"> data </w:t>
      </w:r>
      <w:r w:rsidR="00534449" w:rsidRPr="00086AE8">
        <w:t xml:space="preserve">berjumlah </w:t>
      </w:r>
      <w:r w:rsidRPr="00086AE8">
        <w:t xml:space="preserve">besar untuk memahami dan menghasilkan bahasa </w:t>
      </w:r>
      <w:r w:rsidR="00534449" w:rsidRPr="00086AE8">
        <w:t>alami</w:t>
      </w:r>
      <w:r w:rsidRPr="00086AE8">
        <w:t xml:space="preserve"> serta jenis konten lainnya untuk melakukan berbagai tugas </w:t>
      </w:r>
      <w:sdt>
        <w:sdtPr>
          <w:id w:val="623275103"/>
          <w:citation/>
        </w:sdtPr>
        <w:sdtContent>
          <w:r w:rsidRPr="00086AE8">
            <w:fldChar w:fldCharType="begin"/>
          </w:r>
          <w:r w:rsidRPr="00086AE8">
            <w:rPr>
              <w:lang w:val="en-US"/>
            </w:rPr>
            <w:instrText xml:space="preserve"> CITATION Nav25 \l 1033 </w:instrText>
          </w:r>
          <w:r w:rsidRPr="00086AE8">
            <w:fldChar w:fldCharType="separate"/>
          </w:r>
          <w:r w:rsidR="00E7109E" w:rsidRPr="00086AE8">
            <w:rPr>
              <w:noProof/>
              <w:lang w:val="en-US"/>
            </w:rPr>
            <w:t>[18]</w:t>
          </w:r>
          <w:r w:rsidRPr="00086AE8">
            <w:fldChar w:fldCharType="end"/>
          </w:r>
        </w:sdtContent>
      </w:sdt>
      <w:r w:rsidRPr="00086AE8">
        <w:t xml:space="preserve">. Zhao et al. dalam </w:t>
      </w:r>
      <w:sdt>
        <w:sdtPr>
          <w:id w:val="440261598"/>
          <w:citation/>
        </w:sdtPr>
        <w:sdtContent>
          <w:r w:rsidRPr="00086AE8">
            <w:fldChar w:fldCharType="begin"/>
          </w:r>
          <w:r w:rsidRPr="00086AE8">
            <w:rPr>
              <w:lang w:val="en-US"/>
            </w:rPr>
            <w:instrText xml:space="preserve"> CITATION Zha23 \l 1033 </w:instrText>
          </w:r>
          <w:r w:rsidRPr="00086AE8">
            <w:fldChar w:fldCharType="separate"/>
          </w:r>
          <w:r w:rsidR="00E7109E" w:rsidRPr="00086AE8">
            <w:rPr>
              <w:noProof/>
              <w:lang w:val="en-US"/>
            </w:rPr>
            <w:t>[19]</w:t>
          </w:r>
          <w:r w:rsidRPr="00086AE8">
            <w:fldChar w:fldCharType="end"/>
          </w:r>
        </w:sdtContent>
      </w:sdt>
      <w:r w:rsidRPr="00086AE8">
        <w:t xml:space="preserve"> menjelaskan bahwa model bahasa mengalami evolusi dari statistical language models ke neural language models, kemudian ke pre-trained language models (PLMs), dan akhirnya mencapai large language models ketika parameter scale melebihi tingkat tertentu. </w:t>
      </w:r>
      <w:r w:rsidR="00425EAF" w:rsidRPr="00086AE8">
        <w:t>K</w:t>
      </w:r>
      <w:r w:rsidRPr="00086AE8">
        <w:t xml:space="preserve">emampuan </w:t>
      </w:r>
      <w:r w:rsidR="00425EAF" w:rsidRPr="00086AE8">
        <w:t xml:space="preserve">LLM dalam memahami dan menghasilkan </w:t>
      </w:r>
      <w:r w:rsidRPr="00086AE8">
        <w:t xml:space="preserve">general-purpose language diperoleh melalui pelatihan miliaran parameter model pada data teks dalam jumlah masif, sebagaimana diprediksi oleh </w:t>
      </w:r>
      <w:r w:rsidR="00425EAF" w:rsidRPr="00086AE8">
        <w:t xml:space="preserve">aturan </w:t>
      </w:r>
      <w:r w:rsidRPr="00086AE8">
        <w:t>scaling laws</w:t>
      </w:r>
      <w:r w:rsidR="00425EAF" w:rsidRPr="00086AE8">
        <w:t xml:space="preserve"> </w:t>
      </w:r>
      <w:sdt>
        <w:sdtPr>
          <w:id w:val="-554388508"/>
          <w:citation/>
        </w:sdtPr>
        <w:sdtContent>
          <w:r w:rsidR="00425EAF" w:rsidRPr="00086AE8">
            <w:fldChar w:fldCharType="begin"/>
          </w:r>
          <w:r w:rsidR="00425EAF" w:rsidRPr="00086AE8">
            <w:rPr>
              <w:lang w:val="en-US"/>
            </w:rPr>
            <w:instrText xml:space="preserve"> CITATION Min24 \l 1033 </w:instrText>
          </w:r>
          <w:r w:rsidR="00425EAF" w:rsidRPr="00086AE8">
            <w:fldChar w:fldCharType="separate"/>
          </w:r>
          <w:r w:rsidR="00E7109E" w:rsidRPr="00086AE8">
            <w:rPr>
              <w:noProof/>
              <w:lang w:val="en-US"/>
            </w:rPr>
            <w:t>[20]</w:t>
          </w:r>
          <w:r w:rsidR="00425EAF" w:rsidRPr="00086AE8">
            <w:fldChar w:fldCharType="end"/>
          </w:r>
        </w:sdtContent>
      </w:sdt>
      <w:r w:rsidRPr="00086AE8">
        <w:t>.</w:t>
      </w:r>
      <w:r w:rsidR="00425EAF" w:rsidRPr="00086AE8">
        <w:t xml:space="preserve"> </w:t>
      </w:r>
    </w:p>
    <w:p w14:paraId="0040FBAD" w14:textId="3921E6ED" w:rsidR="005A1170" w:rsidRPr="00086AE8" w:rsidRDefault="00BA5D11" w:rsidP="005A1170">
      <w:pPr>
        <w:pStyle w:val="Heading4"/>
        <w:rPr>
          <w:rFonts w:ascii="Times New Roman" w:hAnsi="Times New Roman" w:cs="Times New Roman"/>
          <w:color w:val="auto"/>
        </w:rPr>
      </w:pPr>
      <w:r w:rsidRPr="00086AE8">
        <w:rPr>
          <w:rFonts w:ascii="Times New Roman" w:hAnsi="Times New Roman" w:cs="Times New Roman"/>
          <w:color w:val="auto"/>
        </w:rPr>
        <w:t>Transformer</w:t>
      </w:r>
    </w:p>
    <w:p w14:paraId="3865331D" w14:textId="06B6D26B" w:rsidR="00E13FD7" w:rsidRPr="00086AE8" w:rsidRDefault="00E13FD7" w:rsidP="002A7B43">
      <w:pPr>
        <w:spacing w:line="276" w:lineRule="auto"/>
        <w:rPr>
          <w:rFonts w:cs="Times New Roman"/>
        </w:rPr>
      </w:pPr>
      <w:r w:rsidRPr="00086AE8">
        <w:rPr>
          <w:rFonts w:cs="Times New Roman"/>
        </w:rPr>
        <w:t xml:space="preserve">LLM modern dibangun diatas arsitektur </w:t>
      </w:r>
      <w:r w:rsidRPr="00086AE8">
        <w:rPr>
          <w:rFonts w:cs="Times New Roman"/>
          <w:i/>
          <w:iCs/>
        </w:rPr>
        <w:t>transformer</w:t>
      </w:r>
      <w:r w:rsidRPr="00086AE8">
        <w:rPr>
          <w:rFonts w:cs="Times New Roman"/>
        </w:rPr>
        <w:t xml:space="preserve"> yang merupakan </w:t>
      </w:r>
      <w:r w:rsidR="000665D6" w:rsidRPr="00086AE8">
        <w:rPr>
          <w:rFonts w:cs="Times New Roman"/>
        </w:rPr>
        <w:t xml:space="preserve">model transduksi  urutan berbasis </w:t>
      </w:r>
      <w:r w:rsidR="000665D6" w:rsidRPr="00086AE8">
        <w:rPr>
          <w:rFonts w:cs="Times New Roman"/>
          <w:i/>
          <w:iCs/>
        </w:rPr>
        <w:t xml:space="preserve">attention </w:t>
      </w:r>
      <w:r w:rsidR="000665D6" w:rsidRPr="00086AE8">
        <w:rPr>
          <w:rFonts w:cs="Times New Roman"/>
        </w:rPr>
        <w:t xml:space="preserve">yang </w:t>
      </w:r>
      <w:r w:rsidRPr="00086AE8">
        <w:rPr>
          <w:rFonts w:cs="Times New Roman"/>
        </w:rPr>
        <w:t xml:space="preserve">menggantikan arsitektur terdahulu, yaitu </w:t>
      </w:r>
      <w:r w:rsidRPr="00086AE8">
        <w:rPr>
          <w:rFonts w:cs="Times New Roman"/>
          <w:i/>
          <w:iCs/>
        </w:rPr>
        <w:t>recurrent</w:t>
      </w:r>
      <w:r w:rsidRPr="00086AE8">
        <w:rPr>
          <w:rFonts w:cs="Times New Roman"/>
        </w:rPr>
        <w:t xml:space="preserve"> dan </w:t>
      </w:r>
      <w:r w:rsidRPr="00086AE8">
        <w:rPr>
          <w:rFonts w:cs="Times New Roman"/>
          <w:i/>
          <w:iCs/>
        </w:rPr>
        <w:t>convolutional</w:t>
      </w:r>
      <w:r w:rsidRPr="00086AE8">
        <w:rPr>
          <w:rFonts w:cs="Times New Roman"/>
        </w:rPr>
        <w:t xml:space="preserve"> dengan mekanisme </w:t>
      </w:r>
      <w:r w:rsidRPr="00086AE8">
        <w:rPr>
          <w:rFonts w:cs="Times New Roman"/>
          <w:i/>
          <w:iCs/>
        </w:rPr>
        <w:t>self-attention</w:t>
      </w:r>
      <w:r w:rsidR="000665D6" w:rsidRPr="00086AE8">
        <w:rPr>
          <w:rFonts w:cs="Times New Roman"/>
        </w:rPr>
        <w:t xml:space="preserve"> </w:t>
      </w:r>
      <w:sdt>
        <w:sdtPr>
          <w:rPr>
            <w:rFonts w:cs="Times New Roman"/>
          </w:rPr>
          <w:id w:val="-335771112"/>
          <w:citation/>
        </w:sdtPr>
        <w:sdtContent>
          <w:r w:rsidR="000665D6" w:rsidRPr="00086AE8">
            <w:rPr>
              <w:rFonts w:cs="Times New Roman"/>
            </w:rPr>
            <w:fldChar w:fldCharType="begin"/>
          </w:r>
          <w:r w:rsidR="000665D6" w:rsidRPr="00086AE8">
            <w:rPr>
              <w:rFonts w:cs="Times New Roman"/>
            </w:rPr>
            <w:instrText xml:space="preserve"> CITATION Vas17 \l 1033 </w:instrText>
          </w:r>
          <w:r w:rsidR="000665D6" w:rsidRPr="00086AE8">
            <w:rPr>
              <w:rFonts w:cs="Times New Roman"/>
            </w:rPr>
            <w:fldChar w:fldCharType="separate"/>
          </w:r>
          <w:r w:rsidR="00E7109E" w:rsidRPr="00086AE8">
            <w:rPr>
              <w:rFonts w:cs="Times New Roman"/>
              <w:noProof/>
            </w:rPr>
            <w:t>[21]</w:t>
          </w:r>
          <w:r w:rsidR="000665D6" w:rsidRPr="00086AE8">
            <w:rPr>
              <w:rFonts w:cs="Times New Roman"/>
            </w:rPr>
            <w:fldChar w:fldCharType="end"/>
          </w:r>
        </w:sdtContent>
      </w:sdt>
      <w:r w:rsidR="000665D6" w:rsidRPr="00086AE8">
        <w:rPr>
          <w:rFonts w:cs="Times New Roman"/>
        </w:rPr>
        <w:t xml:space="preserve">. Mekanisme </w:t>
      </w:r>
      <w:r w:rsidR="000665D6" w:rsidRPr="00086AE8">
        <w:rPr>
          <w:rFonts w:cs="Times New Roman"/>
          <w:i/>
          <w:iCs/>
        </w:rPr>
        <w:t xml:space="preserve">attention </w:t>
      </w:r>
      <w:r w:rsidR="000665D6" w:rsidRPr="00086AE8">
        <w:rPr>
          <w:rFonts w:cs="Times New Roman"/>
        </w:rPr>
        <w:t xml:space="preserve">memungkinkan model untuk </w:t>
      </w:r>
      <w:r w:rsidR="00784794" w:rsidRPr="00086AE8">
        <w:rPr>
          <w:rFonts w:cs="Times New Roman"/>
        </w:rPr>
        <w:t xml:space="preserve">memeriksa </w:t>
      </w:r>
      <w:r w:rsidR="000665D6" w:rsidRPr="00086AE8">
        <w:rPr>
          <w:rFonts w:cs="Times New Roman"/>
        </w:rPr>
        <w:t>relevansi berbagai bagian dari input secara paralel, sehingga dependensi jarak jauh dalam teks dapat ditangkap dengan lebih efektif</w:t>
      </w:r>
      <w:r w:rsidR="00784794" w:rsidRPr="00086AE8">
        <w:rPr>
          <w:rFonts w:cs="Times New Roman"/>
        </w:rPr>
        <w:t xml:space="preserve"> </w:t>
      </w:r>
      <w:sdt>
        <w:sdtPr>
          <w:rPr>
            <w:rFonts w:cs="Times New Roman"/>
          </w:rPr>
          <w:id w:val="1339200337"/>
          <w:citation/>
        </w:sdtPr>
        <w:sdtContent>
          <w:r w:rsidR="00784794" w:rsidRPr="00086AE8">
            <w:rPr>
              <w:rFonts w:cs="Times New Roman"/>
            </w:rPr>
            <w:fldChar w:fldCharType="begin"/>
          </w:r>
          <w:r w:rsidR="00784794" w:rsidRPr="00086AE8">
            <w:rPr>
              <w:rFonts w:cs="Times New Roman"/>
            </w:rPr>
            <w:instrText xml:space="preserve"> CITATION Bah15 \l 1033 </w:instrText>
          </w:r>
          <w:r w:rsidR="00784794" w:rsidRPr="00086AE8">
            <w:rPr>
              <w:rFonts w:cs="Times New Roman"/>
            </w:rPr>
            <w:fldChar w:fldCharType="separate"/>
          </w:r>
          <w:r w:rsidR="00E7109E" w:rsidRPr="00086AE8">
            <w:rPr>
              <w:rFonts w:cs="Times New Roman"/>
              <w:noProof/>
            </w:rPr>
            <w:t>[22]</w:t>
          </w:r>
          <w:r w:rsidR="00784794" w:rsidRPr="00086AE8">
            <w:rPr>
              <w:rFonts w:cs="Times New Roman"/>
            </w:rPr>
            <w:fldChar w:fldCharType="end"/>
          </w:r>
        </w:sdtContent>
      </w:sdt>
      <w:r w:rsidR="000665D6" w:rsidRPr="00086AE8">
        <w:rPr>
          <w:rFonts w:cs="Times New Roman"/>
        </w:rPr>
        <w:t xml:space="preserve">. Model Transformer terdiri dari encoder dan decoder yang masing-masing terdiri dari </w:t>
      </w:r>
      <w:r w:rsidR="000665D6" w:rsidRPr="00086AE8">
        <w:rPr>
          <w:rFonts w:cs="Times New Roman"/>
          <w:i/>
          <w:iCs/>
        </w:rPr>
        <w:t>multiple layers</w:t>
      </w:r>
      <w:r w:rsidR="000665D6" w:rsidRPr="00086AE8">
        <w:rPr>
          <w:rFonts w:cs="Times New Roman"/>
        </w:rPr>
        <w:t xml:space="preserve"> dengan </w:t>
      </w:r>
      <w:r w:rsidR="000665D6" w:rsidRPr="00086AE8">
        <w:rPr>
          <w:rFonts w:cs="Times New Roman"/>
          <w:i/>
          <w:iCs/>
        </w:rPr>
        <w:t>multi-head attention</w:t>
      </w:r>
      <w:r w:rsidR="000665D6" w:rsidRPr="00086AE8">
        <w:rPr>
          <w:rFonts w:cs="Times New Roman"/>
        </w:rPr>
        <w:t xml:space="preserve"> dan </w:t>
      </w:r>
      <w:r w:rsidR="000665D6" w:rsidRPr="00086AE8">
        <w:rPr>
          <w:rFonts w:cs="Times New Roman"/>
          <w:i/>
          <w:iCs/>
        </w:rPr>
        <w:t>feed-forward networks</w:t>
      </w:r>
      <w:r w:rsidR="000665D6" w:rsidRPr="00086AE8">
        <w:rPr>
          <w:rFonts w:cs="Times New Roman"/>
        </w:rPr>
        <w:t xml:space="preserve">, </w:t>
      </w:r>
      <w:r w:rsidR="007B52E4" w:rsidRPr="00086AE8">
        <w:rPr>
          <w:rFonts w:cs="Times New Roman"/>
        </w:rPr>
        <w:t xml:space="preserve">sehingga </w:t>
      </w:r>
      <w:r w:rsidR="000665D6" w:rsidRPr="00086AE8">
        <w:rPr>
          <w:rFonts w:cs="Times New Roman"/>
        </w:rPr>
        <w:t xml:space="preserve">model </w:t>
      </w:r>
      <w:r w:rsidR="007B52E4" w:rsidRPr="00086AE8">
        <w:rPr>
          <w:rFonts w:cs="Times New Roman"/>
        </w:rPr>
        <w:t xml:space="preserve">mampu </w:t>
      </w:r>
      <w:r w:rsidR="000665D6" w:rsidRPr="00086AE8">
        <w:rPr>
          <w:rFonts w:cs="Times New Roman"/>
        </w:rPr>
        <w:t>mempelajari representasi kontekstual yang kaya</w:t>
      </w:r>
      <w:r w:rsidR="007B52E4" w:rsidRPr="00086AE8">
        <w:rPr>
          <w:rFonts w:cs="Times New Roman"/>
        </w:rPr>
        <w:t xml:space="preserve"> </w:t>
      </w:r>
      <w:sdt>
        <w:sdtPr>
          <w:rPr>
            <w:rFonts w:cs="Times New Roman"/>
          </w:rPr>
          <w:id w:val="812993294"/>
          <w:citation/>
        </w:sdtPr>
        <w:sdtContent>
          <w:r w:rsidR="007B52E4" w:rsidRPr="00086AE8">
            <w:rPr>
              <w:rFonts w:cs="Times New Roman"/>
            </w:rPr>
            <w:fldChar w:fldCharType="begin"/>
          </w:r>
          <w:r w:rsidR="007B52E4" w:rsidRPr="00086AE8">
            <w:rPr>
              <w:rFonts w:cs="Times New Roman"/>
            </w:rPr>
            <w:instrText xml:space="preserve"> CITATION Lin22 \l 1033 </w:instrText>
          </w:r>
          <w:r w:rsidR="007B52E4" w:rsidRPr="00086AE8">
            <w:rPr>
              <w:rFonts w:cs="Times New Roman"/>
            </w:rPr>
            <w:fldChar w:fldCharType="separate"/>
          </w:r>
          <w:r w:rsidR="00E7109E" w:rsidRPr="00086AE8">
            <w:rPr>
              <w:rFonts w:cs="Times New Roman"/>
              <w:noProof/>
            </w:rPr>
            <w:t>[23]</w:t>
          </w:r>
          <w:r w:rsidR="007B52E4" w:rsidRPr="00086AE8">
            <w:rPr>
              <w:rFonts w:cs="Times New Roman"/>
            </w:rPr>
            <w:fldChar w:fldCharType="end"/>
          </w:r>
        </w:sdtContent>
      </w:sdt>
      <w:r w:rsidR="000665D6" w:rsidRPr="00086AE8">
        <w:rPr>
          <w:rFonts w:cs="Times New Roman"/>
        </w:rPr>
        <w:t>.</w:t>
      </w:r>
      <w:r w:rsidR="007B52E4" w:rsidRPr="00086AE8">
        <w:rPr>
          <w:rFonts w:cs="Times New Roman"/>
        </w:rPr>
        <w:t xml:space="preserve"> Pada tugas akhir ini, transformer digunakan</w:t>
      </w:r>
      <w:r w:rsidR="00444D55" w:rsidRPr="00086AE8">
        <w:rPr>
          <w:rFonts w:cs="Times New Roman"/>
        </w:rPr>
        <w:t xml:space="preserve"> sebagai pustaka</w:t>
      </w:r>
      <w:r w:rsidR="007B52E4" w:rsidRPr="00086AE8">
        <w:rPr>
          <w:rFonts w:cs="Times New Roman"/>
        </w:rPr>
        <w:t xml:space="preserve"> untuk </w:t>
      </w:r>
      <w:r w:rsidR="007B52E4" w:rsidRPr="00086AE8">
        <w:rPr>
          <w:rFonts w:cs="Times New Roman"/>
        </w:rPr>
        <w:lastRenderedPageBreak/>
        <w:t xml:space="preserve">segala proses LLM seperti </w:t>
      </w:r>
      <w:r w:rsidR="009B1395" w:rsidRPr="00086AE8">
        <w:rPr>
          <w:rFonts w:cs="Times New Roman"/>
        </w:rPr>
        <w:t xml:space="preserve">memperoleh </w:t>
      </w:r>
      <w:r w:rsidR="009B1395" w:rsidRPr="00086AE8">
        <w:rPr>
          <w:rFonts w:cs="Times New Roman"/>
          <w:i/>
          <w:iCs/>
        </w:rPr>
        <w:t>pretrained model</w:t>
      </w:r>
      <w:r w:rsidR="009B1395" w:rsidRPr="00086AE8">
        <w:rPr>
          <w:rFonts w:cs="Times New Roman"/>
        </w:rPr>
        <w:t xml:space="preserve">, </w:t>
      </w:r>
      <w:r w:rsidR="009B1395" w:rsidRPr="00086AE8">
        <w:rPr>
          <w:rFonts w:cs="Times New Roman"/>
          <w:i/>
          <w:iCs/>
        </w:rPr>
        <w:t>fine tuning</w:t>
      </w:r>
      <w:r w:rsidR="009B1395" w:rsidRPr="00086AE8">
        <w:rPr>
          <w:rFonts w:cs="Times New Roman"/>
        </w:rPr>
        <w:t>,</w:t>
      </w:r>
      <w:r w:rsidR="009B1395" w:rsidRPr="00086AE8">
        <w:rPr>
          <w:rFonts w:cs="Times New Roman"/>
          <w:i/>
          <w:iCs/>
        </w:rPr>
        <w:t xml:space="preserve"> </w:t>
      </w:r>
      <w:r w:rsidR="0042276C" w:rsidRPr="00086AE8">
        <w:rPr>
          <w:rFonts w:cs="Times New Roman"/>
          <w:i/>
          <w:iCs/>
        </w:rPr>
        <w:t xml:space="preserve">tokenization </w:t>
      </w:r>
      <w:r w:rsidR="00B21A41" w:rsidRPr="00086AE8">
        <w:rPr>
          <w:rFonts w:cs="Times New Roman"/>
        </w:rPr>
        <w:t xml:space="preserve">dan </w:t>
      </w:r>
      <w:proofErr w:type="spellStart"/>
      <w:r w:rsidR="00853DAA" w:rsidRPr="00086AE8">
        <w:rPr>
          <w:rFonts w:cs="Times New Roman"/>
        </w:rPr>
        <w:t>penggunaan</w:t>
      </w:r>
      <w:proofErr w:type="spellEnd"/>
      <w:r w:rsidR="0042276C" w:rsidRPr="00086AE8">
        <w:rPr>
          <w:rFonts w:cs="Times New Roman"/>
        </w:rPr>
        <w:t xml:space="preserve"> LoRa.</w:t>
      </w:r>
    </w:p>
    <w:p w14:paraId="6FDE8CA4" w14:textId="47F8BA5B" w:rsidR="00E45D34" w:rsidRPr="00086AE8" w:rsidRDefault="009A119A" w:rsidP="00061EF8">
      <w:pPr>
        <w:pStyle w:val="Heading4"/>
        <w:rPr>
          <w:rFonts w:ascii="Times New Roman" w:hAnsi="Times New Roman" w:cs="Times New Roman"/>
          <w:color w:val="auto"/>
        </w:rPr>
      </w:pPr>
      <w:r w:rsidRPr="00086AE8">
        <w:rPr>
          <w:rFonts w:ascii="Times New Roman" w:hAnsi="Times New Roman" w:cs="Times New Roman"/>
          <w:i w:val="0"/>
          <w:iCs w:val="0"/>
          <w:color w:val="auto"/>
        </w:rPr>
        <w:t>LLM</w:t>
      </w:r>
      <w:r w:rsidR="005F0727" w:rsidRPr="00086AE8">
        <w:rPr>
          <w:rFonts w:ascii="Times New Roman" w:hAnsi="Times New Roman" w:cs="Times New Roman"/>
          <w:color w:val="auto"/>
        </w:rPr>
        <w:t xml:space="preserve"> </w:t>
      </w:r>
      <w:r w:rsidR="00E45D34" w:rsidRPr="00086AE8">
        <w:rPr>
          <w:rFonts w:ascii="Times New Roman" w:hAnsi="Times New Roman" w:cs="Times New Roman"/>
          <w:color w:val="auto"/>
        </w:rPr>
        <w:t>Fine</w:t>
      </w:r>
      <w:r w:rsidR="005F0727" w:rsidRPr="00086AE8">
        <w:rPr>
          <w:rFonts w:ascii="Times New Roman" w:hAnsi="Times New Roman" w:cs="Times New Roman"/>
          <w:color w:val="auto"/>
        </w:rPr>
        <w:t>-</w:t>
      </w:r>
      <w:r w:rsidR="00E45D34" w:rsidRPr="00086AE8">
        <w:rPr>
          <w:rFonts w:ascii="Times New Roman" w:hAnsi="Times New Roman" w:cs="Times New Roman"/>
          <w:color w:val="auto"/>
        </w:rPr>
        <w:t>tuning</w:t>
      </w:r>
    </w:p>
    <w:p w14:paraId="10C0CACE" w14:textId="529FFDE0" w:rsidR="00D3139F" w:rsidRPr="00086AE8" w:rsidRDefault="009607A7" w:rsidP="002A7B43">
      <w:pPr>
        <w:spacing w:after="0" w:line="276" w:lineRule="auto"/>
        <w:rPr>
          <w:rFonts w:eastAsia="Times New Roman" w:cs="Times New Roman"/>
          <w:szCs w:val="24"/>
          <w:lang w:val="en-ID" w:eastAsia="en-ID"/>
        </w:rPr>
      </w:pPr>
      <w:r w:rsidRPr="00086AE8">
        <w:rPr>
          <w:rFonts w:eastAsia="Times New Roman" w:cs="Times New Roman"/>
          <w:i/>
          <w:iCs/>
          <w:szCs w:val="24"/>
          <w:lang w:val="en-ID" w:eastAsia="en-ID"/>
        </w:rPr>
        <w:t>Fine tuning</w:t>
      </w:r>
      <w:r w:rsidRPr="00086AE8">
        <w:rPr>
          <w:rFonts w:eastAsia="Times New Roman" w:cs="Times New Roman"/>
          <w:szCs w:val="24"/>
          <w:lang w:val="en-ID" w:eastAsia="en-ID"/>
        </w:rPr>
        <w:t xml:space="preserve"> adalah metode pelatihan model kecerdasan buatan untuk menghasilkan LLM yang spesifik dan terspesialisasi pada bidang tertentu dengan cara melatih model awal dengan himpunan dataset yang sudah dilabeli </w:t>
      </w:r>
      <w:sdt>
        <w:sdtPr>
          <w:rPr>
            <w:rFonts w:eastAsia="Times New Roman" w:cs="Times New Roman"/>
            <w:szCs w:val="24"/>
            <w:lang w:val="en-ID" w:eastAsia="en-ID"/>
          </w:rPr>
          <w:id w:val="-466589466"/>
          <w:citation/>
        </w:sdtPr>
        <w:sdtContent>
          <w:r w:rsidRPr="00086AE8">
            <w:rPr>
              <w:rFonts w:eastAsia="Times New Roman" w:cs="Times New Roman"/>
              <w:szCs w:val="24"/>
              <w:lang w:val="en-ID" w:eastAsia="en-ID"/>
            </w:rPr>
            <w:fldChar w:fldCharType="begin"/>
          </w:r>
          <w:r w:rsidRPr="00086AE8">
            <w:rPr>
              <w:rFonts w:eastAsia="Times New Roman" w:cs="Times New Roman"/>
              <w:szCs w:val="24"/>
              <w:lang w:eastAsia="en-ID"/>
            </w:rPr>
            <w:instrText xml:space="preserve"> CITATION Eme21 \l 1033 </w:instrText>
          </w:r>
          <w:r w:rsidRPr="00086AE8">
            <w:rPr>
              <w:rFonts w:eastAsia="Times New Roman" w:cs="Times New Roman"/>
              <w:szCs w:val="24"/>
              <w:lang w:val="en-ID" w:eastAsia="en-ID"/>
            </w:rPr>
            <w:fldChar w:fldCharType="separate"/>
          </w:r>
          <w:r w:rsidR="00E7109E" w:rsidRPr="00086AE8">
            <w:rPr>
              <w:rFonts w:eastAsia="Times New Roman" w:cs="Times New Roman"/>
              <w:noProof/>
              <w:szCs w:val="24"/>
              <w:lang w:eastAsia="en-ID"/>
            </w:rPr>
            <w:t>[24]</w:t>
          </w:r>
          <w:r w:rsidRPr="00086AE8">
            <w:rPr>
              <w:rFonts w:eastAsia="Times New Roman" w:cs="Times New Roman"/>
              <w:szCs w:val="24"/>
              <w:lang w:val="en-ID" w:eastAsia="en-ID"/>
            </w:rPr>
            <w:fldChar w:fldCharType="end"/>
          </w:r>
        </w:sdtContent>
      </w:sdt>
      <w:r w:rsidRPr="00086AE8">
        <w:rPr>
          <w:rFonts w:eastAsia="Times New Roman" w:cs="Times New Roman"/>
          <w:szCs w:val="24"/>
          <w:lang w:val="en-ID" w:eastAsia="en-ID"/>
        </w:rPr>
        <w:t xml:space="preserve">. </w:t>
      </w:r>
      <w:r w:rsidRPr="00086AE8">
        <w:rPr>
          <w:rFonts w:cs="Times New Roman"/>
        </w:rPr>
        <w:t>Dalam upaya tranformasi BPMN ke kode</w:t>
      </w:r>
      <w:r w:rsidRPr="00086AE8">
        <w:rPr>
          <w:rFonts w:eastAsia="Times New Roman" w:cs="Times New Roman"/>
          <w:szCs w:val="24"/>
          <w:lang w:val="en-ID" w:eastAsia="en-ID"/>
        </w:rPr>
        <w:t xml:space="preserve">, </w:t>
      </w:r>
      <w:r w:rsidRPr="00086AE8">
        <w:rPr>
          <w:rFonts w:eastAsia="Times New Roman" w:cs="Times New Roman"/>
          <w:i/>
          <w:iCs/>
          <w:szCs w:val="24"/>
          <w:lang w:val="en-ID" w:eastAsia="en-ID"/>
        </w:rPr>
        <w:t>Fine tuning</w:t>
      </w:r>
      <w:r w:rsidRPr="00086AE8">
        <w:rPr>
          <w:rFonts w:cs="Times New Roman"/>
        </w:rPr>
        <w:t xml:space="preserve"> relevan karena mampu menghasilkan LLM yang terspesialisasi dengan biaya pelatihan yang murah dibandingkan </w:t>
      </w:r>
      <w:r w:rsidRPr="00086AE8">
        <w:rPr>
          <w:rFonts w:cs="Times New Roman"/>
          <w:i/>
          <w:iCs/>
        </w:rPr>
        <w:t>pre training</w:t>
      </w:r>
      <w:r w:rsidRPr="00086AE8">
        <w:rPr>
          <w:rFonts w:cs="Times New Roman"/>
        </w:rPr>
        <w:t xml:space="preserve"> </w:t>
      </w:r>
      <w:sdt>
        <w:sdtPr>
          <w:rPr>
            <w:rFonts w:eastAsia="Times New Roman" w:cs="Times New Roman"/>
            <w:szCs w:val="24"/>
            <w:lang w:val="en-ID" w:eastAsia="en-ID"/>
          </w:rPr>
          <w:id w:val="-216507854"/>
          <w:citation/>
        </w:sdtPr>
        <w:sdtContent>
          <w:r w:rsidRPr="00086AE8">
            <w:rPr>
              <w:rFonts w:eastAsia="Times New Roman" w:cs="Times New Roman"/>
              <w:szCs w:val="24"/>
              <w:lang w:val="en-ID" w:eastAsia="en-ID"/>
            </w:rPr>
            <w:fldChar w:fldCharType="begin"/>
          </w:r>
          <w:r w:rsidRPr="00086AE8">
            <w:rPr>
              <w:rFonts w:eastAsia="Times New Roman" w:cs="Times New Roman"/>
              <w:szCs w:val="24"/>
              <w:lang w:eastAsia="en-ID"/>
            </w:rPr>
            <w:instrText xml:space="preserve"> CITATION Xia24 \l 1033 </w:instrText>
          </w:r>
          <w:r w:rsidRPr="00086AE8">
            <w:rPr>
              <w:rFonts w:eastAsia="Times New Roman" w:cs="Times New Roman"/>
              <w:szCs w:val="24"/>
              <w:lang w:val="en-ID" w:eastAsia="en-ID"/>
            </w:rPr>
            <w:fldChar w:fldCharType="separate"/>
          </w:r>
          <w:r w:rsidR="00E7109E" w:rsidRPr="00086AE8">
            <w:rPr>
              <w:rFonts w:eastAsia="Times New Roman" w:cs="Times New Roman"/>
              <w:noProof/>
              <w:szCs w:val="24"/>
              <w:lang w:eastAsia="en-ID"/>
            </w:rPr>
            <w:t>[25]</w:t>
          </w:r>
          <w:r w:rsidRPr="00086AE8">
            <w:rPr>
              <w:rFonts w:eastAsia="Times New Roman" w:cs="Times New Roman"/>
              <w:szCs w:val="24"/>
              <w:lang w:val="en-ID" w:eastAsia="en-ID"/>
            </w:rPr>
            <w:fldChar w:fldCharType="end"/>
          </w:r>
        </w:sdtContent>
      </w:sdt>
      <w:r w:rsidRPr="00086AE8">
        <w:rPr>
          <w:rFonts w:eastAsia="Times New Roman" w:cs="Times New Roman"/>
          <w:szCs w:val="24"/>
          <w:lang w:val="en-ID" w:eastAsia="en-ID"/>
        </w:rPr>
        <w:t>.</w:t>
      </w:r>
      <w:r w:rsidR="00D3139F" w:rsidRPr="00086AE8">
        <w:rPr>
          <w:rFonts w:eastAsia="Times New Roman" w:cs="Times New Roman"/>
          <w:szCs w:val="24"/>
          <w:lang w:val="en-ID" w:eastAsia="en-ID"/>
        </w:rPr>
        <w:t xml:space="preserve"> </w:t>
      </w:r>
      <w:r w:rsidR="00D3139F" w:rsidRPr="00086AE8">
        <w:rPr>
          <w:rFonts w:eastAsia="Times New Roman" w:cs="Times New Roman"/>
          <w:i/>
          <w:iCs/>
          <w:szCs w:val="24"/>
          <w:lang w:val="en-ID" w:eastAsia="en-ID"/>
        </w:rPr>
        <w:t>Fine tuning</w:t>
      </w:r>
      <w:r w:rsidR="00D3139F" w:rsidRPr="00086AE8">
        <w:rPr>
          <w:rFonts w:eastAsia="Times New Roman" w:cs="Times New Roman"/>
          <w:szCs w:val="24"/>
          <w:lang w:val="en-ID" w:eastAsia="en-ID"/>
        </w:rPr>
        <w:t xml:space="preserve"> sebuah LLM terbagi menjadi empat proses besar, yaitu </w:t>
      </w:r>
      <w:r w:rsidR="00D3139F" w:rsidRPr="00086AE8">
        <w:rPr>
          <w:rFonts w:eastAsia="Times New Roman" w:cs="Times New Roman"/>
          <w:i/>
          <w:iCs/>
          <w:szCs w:val="24"/>
          <w:lang w:val="en-ID" w:eastAsia="en-ID"/>
        </w:rPr>
        <w:t xml:space="preserve">chat templates, supervised fine-tuning </w:t>
      </w:r>
      <w:r w:rsidR="00D3139F" w:rsidRPr="00086AE8">
        <w:rPr>
          <w:rFonts w:eastAsia="Times New Roman" w:cs="Times New Roman"/>
          <w:szCs w:val="24"/>
          <w:lang w:val="en-ID" w:eastAsia="en-ID"/>
        </w:rPr>
        <w:t xml:space="preserve">(SFT), </w:t>
      </w:r>
      <w:r w:rsidR="00D3139F" w:rsidRPr="00086AE8">
        <w:rPr>
          <w:rFonts w:eastAsia="Times New Roman" w:cs="Times New Roman"/>
          <w:i/>
          <w:iCs/>
          <w:szCs w:val="24"/>
          <w:lang w:val="en-ID" w:eastAsia="en-ID"/>
        </w:rPr>
        <w:t>low rank adaption</w:t>
      </w:r>
      <w:r w:rsidR="00D3139F" w:rsidRPr="00086AE8">
        <w:rPr>
          <w:rFonts w:eastAsia="Times New Roman" w:cs="Times New Roman"/>
          <w:szCs w:val="24"/>
          <w:lang w:val="en-ID" w:eastAsia="en-ID"/>
        </w:rPr>
        <w:t xml:space="preserve"> (LoRA), dan evaluasi. </w:t>
      </w:r>
    </w:p>
    <w:p w14:paraId="2CF8B499" w14:textId="5867142D" w:rsidR="002C6122" w:rsidRPr="00086AE8" w:rsidRDefault="002C6122" w:rsidP="002A7B43">
      <w:pPr>
        <w:spacing w:after="0" w:line="276" w:lineRule="auto"/>
        <w:ind w:firstLine="113"/>
        <w:rPr>
          <w:rFonts w:cs="Times New Roman"/>
          <w:lang w:val="en-ID"/>
        </w:rPr>
      </w:pPr>
      <w:r w:rsidRPr="00086AE8">
        <w:rPr>
          <w:rFonts w:cs="Times New Roman"/>
          <w:i/>
          <w:iCs/>
          <w:lang w:val="en-ID"/>
        </w:rPr>
        <w:t>Chat templates</w:t>
      </w:r>
      <w:r w:rsidRPr="00086AE8">
        <w:rPr>
          <w:rFonts w:cs="Times New Roman"/>
          <w:lang w:val="en-ID"/>
        </w:rPr>
        <w:t xml:space="preserve">  merupakan </w:t>
      </w:r>
      <w:r w:rsidRPr="00086AE8">
        <w:rPr>
          <w:rFonts w:cs="Times New Roman"/>
        </w:rPr>
        <w:t>kerangka format struktural</w:t>
      </w:r>
      <w:r w:rsidRPr="00086AE8">
        <w:rPr>
          <w:rFonts w:cs="Times New Roman"/>
          <w:lang w:val="en-ID"/>
        </w:rPr>
        <w:t xml:space="preserve"> untuk mengarahkan model LLM dalam menghasilkan keluaran yang konsisten, terkontrol, dan selaras dengan kebutuhan. </w:t>
      </w:r>
      <w:r w:rsidRPr="00086AE8">
        <w:rPr>
          <w:rFonts w:cs="Times New Roman"/>
          <w:i/>
          <w:iCs/>
          <w:lang w:val="en-ID"/>
        </w:rPr>
        <w:t>Template</w:t>
      </w:r>
      <w:r w:rsidRPr="00086AE8">
        <w:rPr>
          <w:rFonts w:cs="Times New Roman"/>
          <w:lang w:val="en-ID"/>
        </w:rPr>
        <w:t xml:space="preserve"> tersebut secara eksplisit mendefinisikan tujuan tugas (task), deskripsi, konteks input, skema keluaran, serta batasan (constraints), sehingga berfungsi sebagai spesifikasi formal yang menjembatani kebutuhan pengguna dengan proses generasi teks oleh model. Dengan pendekatan ini, interaksi tidak lagi bersifat percakapan bebas, melainkan menyerupai kontrak semantik antara pengguna dan sistem AI. </w:t>
      </w:r>
      <w:r w:rsidR="0042276C" w:rsidRPr="00086AE8">
        <w:rPr>
          <w:rFonts w:cs="Times New Roman"/>
          <w:lang w:val="en-ID"/>
        </w:rPr>
        <w:t>Pada tugas akhir ini, f</w:t>
      </w:r>
      <w:r w:rsidR="009B1C4F" w:rsidRPr="00086AE8">
        <w:rPr>
          <w:rFonts w:cs="Times New Roman"/>
          <w:lang w:val="en-ID"/>
        </w:rPr>
        <w:t>ormat</w:t>
      </w:r>
      <w:r w:rsidR="0042276C" w:rsidRPr="00086AE8">
        <w:rPr>
          <w:rFonts w:cs="Times New Roman"/>
          <w:lang w:val="en-ID"/>
        </w:rPr>
        <w:t xml:space="preserve"> </w:t>
      </w:r>
      <w:r w:rsidR="0042276C" w:rsidRPr="00086AE8">
        <w:rPr>
          <w:rFonts w:cs="Times New Roman"/>
          <w:i/>
          <w:iCs/>
          <w:lang w:val="en-ID"/>
        </w:rPr>
        <w:t xml:space="preserve">chat template </w:t>
      </w:r>
      <w:r w:rsidR="0042276C" w:rsidRPr="00086AE8">
        <w:rPr>
          <w:rFonts w:cs="Times New Roman"/>
          <w:lang w:val="en-ID"/>
        </w:rPr>
        <w:t>yang untuk model Qwen2.5-Coder:7B adalah ChatML.</w:t>
      </w:r>
    </w:p>
    <w:p w14:paraId="733747EE" w14:textId="3A007134" w:rsidR="007C238E" w:rsidRPr="00086AE8" w:rsidRDefault="007C238E" w:rsidP="00983B8A">
      <w:pPr>
        <w:spacing w:after="0" w:line="240" w:lineRule="auto"/>
        <w:ind w:firstLine="0"/>
        <w:rPr>
          <w:rFonts w:eastAsia="Times New Roman" w:cs="Times New Roman"/>
          <w:szCs w:val="24"/>
          <w:lang w:val="en-ID" w:eastAsia="en-ID"/>
        </w:rPr>
      </w:pPr>
    </w:p>
    <w:p w14:paraId="2F03EC10" w14:textId="4C85BF1C" w:rsidR="0042276C" w:rsidRPr="00086AE8" w:rsidRDefault="0042276C" w:rsidP="003F07BB">
      <w:pPr>
        <w:pStyle w:val="Heading3"/>
        <w:rPr>
          <w:rFonts w:ascii="Times New Roman" w:hAnsi="Times New Roman" w:cs="Times New Roman"/>
          <w:color w:val="auto"/>
          <w:lang w:val="en-ID"/>
        </w:rPr>
      </w:pPr>
      <w:bookmarkStart w:id="23" w:name="_Toc220058959"/>
      <w:r w:rsidRPr="00086AE8">
        <w:rPr>
          <w:rFonts w:ascii="Times New Roman" w:hAnsi="Times New Roman" w:cs="Times New Roman"/>
          <w:color w:val="auto"/>
          <w:lang w:val="en-ID"/>
        </w:rPr>
        <w:t>Chain of Thought</w:t>
      </w:r>
      <w:bookmarkEnd w:id="23"/>
    </w:p>
    <w:p w14:paraId="2F2DAEF6" w14:textId="08AE689B" w:rsidR="0042276C" w:rsidRPr="00086AE8" w:rsidRDefault="0042276C" w:rsidP="0042276C">
      <w:pPr>
        <w:rPr>
          <w:rFonts w:cs="Times New Roman"/>
          <w:lang w:val="en-ID"/>
        </w:rPr>
      </w:pPr>
      <w:r w:rsidRPr="00086AE8">
        <w:rPr>
          <w:rFonts w:cs="Times New Roman"/>
          <w:i/>
          <w:iCs/>
        </w:rPr>
        <w:t>Chain-of-Thought</w:t>
      </w:r>
      <w:r w:rsidRPr="00086AE8">
        <w:rPr>
          <w:rFonts w:cs="Times New Roman"/>
        </w:rPr>
        <w:t xml:space="preserve"> (CoT) </w:t>
      </w:r>
      <w:r w:rsidRPr="00086AE8">
        <w:rPr>
          <w:rFonts w:cs="Times New Roman"/>
          <w:i/>
          <w:iCs/>
        </w:rPr>
        <w:t>prompting</w:t>
      </w:r>
      <w:r w:rsidRPr="00086AE8">
        <w:rPr>
          <w:rFonts w:cs="Times New Roman"/>
        </w:rPr>
        <w:t xml:space="preserve"> merupakan teknik </w:t>
      </w:r>
      <w:r w:rsidRPr="00086AE8">
        <w:rPr>
          <w:rFonts w:cs="Times New Roman"/>
          <w:i/>
          <w:iCs/>
        </w:rPr>
        <w:t>prompting</w:t>
      </w:r>
      <w:r w:rsidRPr="00086AE8">
        <w:rPr>
          <w:rFonts w:cs="Times New Roman"/>
        </w:rPr>
        <w:t xml:space="preserve"> yang menambahkan rangkaian langkah penalaran eksplisit dalam bentuk bahasa alami di antara input dan output sehingga model LLM dapat melakukan dekomposisi masalah secara bertahap sebelum menghasilkan jawaban akhir. Pendekatan ini menggabungkan dua gagasan utama, yaitu penggunaan </w:t>
      </w:r>
      <w:r w:rsidRPr="00086AE8">
        <w:rPr>
          <w:rFonts w:cs="Times New Roman"/>
          <w:i/>
          <w:iCs/>
        </w:rPr>
        <w:t>natural language rationales</w:t>
      </w:r>
      <w:r w:rsidRPr="00086AE8">
        <w:rPr>
          <w:rFonts w:cs="Times New Roman"/>
        </w:rPr>
        <w:t xml:space="preserve"> sebagai representasi langkah penalaran dan kemampuan </w:t>
      </w:r>
      <w:r w:rsidRPr="00086AE8">
        <w:rPr>
          <w:rFonts w:cs="Times New Roman"/>
          <w:i/>
          <w:iCs/>
        </w:rPr>
        <w:t>few-shot in-context learning</w:t>
      </w:r>
      <w:r w:rsidRPr="00086AE8">
        <w:rPr>
          <w:rFonts w:cs="Times New Roman"/>
        </w:rPr>
        <w:t xml:space="preserve"> pada large language models, sehingga model tidak hanya memetakan </w:t>
      </w:r>
      <w:r w:rsidRPr="00086AE8">
        <w:rPr>
          <w:rFonts w:cs="Times New Roman"/>
          <w:i/>
          <w:iCs/>
        </w:rPr>
        <w:t>input</w:t>
      </w:r>
      <w:r w:rsidRPr="00086AE8">
        <w:rPr>
          <w:rFonts w:cs="Times New Roman"/>
        </w:rPr>
        <w:t xml:space="preserve"> ke </w:t>
      </w:r>
      <w:r w:rsidRPr="00086AE8">
        <w:rPr>
          <w:rFonts w:cs="Times New Roman"/>
          <w:i/>
          <w:iCs/>
        </w:rPr>
        <w:t>output</w:t>
      </w:r>
      <w:r w:rsidRPr="00086AE8">
        <w:rPr>
          <w:rFonts w:cs="Times New Roman"/>
        </w:rPr>
        <w:t xml:space="preserve"> secara langsung, tetapi juga mengeksekusi proses inferensi internal yang lebih terstruktur. Secara empiris, CoT prompting terbukti secara signifikan meningkatkan kinerja pada tugas-tugas yang menuntut penalaran aritmatika,</w:t>
      </w:r>
      <w:r w:rsidRPr="00086AE8">
        <w:rPr>
          <w:rFonts w:cs="Times New Roman"/>
          <w:i/>
          <w:iCs/>
        </w:rPr>
        <w:t xml:space="preserve"> commonsense</w:t>
      </w:r>
      <w:r w:rsidRPr="00086AE8">
        <w:rPr>
          <w:rFonts w:cs="Times New Roman"/>
        </w:rPr>
        <w:t xml:space="preserve">, dan simbolik, khususnya pada model </w:t>
      </w:r>
      <w:r w:rsidR="00E7109E" w:rsidRPr="00086AE8">
        <w:rPr>
          <w:rFonts w:cs="Times New Roman"/>
        </w:rPr>
        <w:t xml:space="preserve">LLM </w:t>
      </w:r>
      <w:r w:rsidRPr="00086AE8">
        <w:rPr>
          <w:rFonts w:cs="Times New Roman"/>
        </w:rPr>
        <w:t>berskala sangat besar (≥100B parameter). Selain meningkatkan akurasi, CoT juga menyediakan jendela interpretabilitas karena langkah</w:t>
      </w:r>
      <w:r w:rsidR="00E7109E" w:rsidRPr="00086AE8">
        <w:rPr>
          <w:rFonts w:cs="Times New Roman"/>
        </w:rPr>
        <w:t xml:space="preserve"> </w:t>
      </w:r>
      <w:r w:rsidRPr="00086AE8">
        <w:rPr>
          <w:rFonts w:cs="Times New Roman"/>
        </w:rPr>
        <w:t>-</w:t>
      </w:r>
      <w:r w:rsidR="00E7109E" w:rsidRPr="00086AE8">
        <w:rPr>
          <w:rFonts w:cs="Times New Roman"/>
        </w:rPr>
        <w:t xml:space="preserve"> </w:t>
      </w:r>
      <w:r w:rsidRPr="00086AE8">
        <w:rPr>
          <w:rFonts w:cs="Times New Roman"/>
        </w:rPr>
        <w:t xml:space="preserve">langkah penalaran yang dihasilkan dapat dianalisis untuk memahami atau menelusuri kesalahan model, </w:t>
      </w:r>
      <w:r w:rsidR="00E7109E" w:rsidRPr="00086AE8">
        <w:rPr>
          <w:rFonts w:cs="Times New Roman"/>
        </w:rPr>
        <w:t xml:space="preserve">sehingga </w:t>
      </w:r>
      <w:r w:rsidRPr="00086AE8">
        <w:rPr>
          <w:rFonts w:cs="Times New Roman"/>
        </w:rPr>
        <w:t xml:space="preserve">menjadikannya tidak hanya efektif secara performa tetapi juga bernilai secara metodologis dalam penelitian sistem AI berbasis penalaran. </w:t>
      </w:r>
      <w:sdt>
        <w:sdtPr>
          <w:rPr>
            <w:rFonts w:cs="Times New Roman"/>
            <w:lang w:val="en-ID"/>
          </w:rPr>
          <w:id w:val="167067265"/>
          <w:citation/>
        </w:sdtPr>
        <w:sdtContent>
          <w:r w:rsidRPr="00086AE8">
            <w:rPr>
              <w:rFonts w:cs="Times New Roman"/>
              <w:lang w:val="en-ID"/>
            </w:rPr>
            <w:fldChar w:fldCharType="begin"/>
          </w:r>
          <w:r w:rsidRPr="00086AE8">
            <w:rPr>
              <w:rFonts w:cs="Times New Roman"/>
            </w:rPr>
            <w:instrText xml:space="preserve"> CITATION Goo23 \l 1033 </w:instrText>
          </w:r>
          <w:r w:rsidRPr="00086AE8">
            <w:rPr>
              <w:rFonts w:cs="Times New Roman"/>
              <w:lang w:val="en-ID"/>
            </w:rPr>
            <w:fldChar w:fldCharType="separate"/>
          </w:r>
          <w:r w:rsidR="00E7109E" w:rsidRPr="00086AE8">
            <w:rPr>
              <w:rFonts w:cs="Times New Roman"/>
              <w:noProof/>
            </w:rPr>
            <w:t>[26]</w:t>
          </w:r>
          <w:r w:rsidRPr="00086AE8">
            <w:rPr>
              <w:rFonts w:cs="Times New Roman"/>
              <w:lang w:val="en-ID"/>
            </w:rPr>
            <w:fldChar w:fldCharType="end"/>
          </w:r>
        </w:sdtContent>
      </w:sdt>
    </w:p>
    <w:p w14:paraId="3F4B975E" w14:textId="5DE606D6" w:rsidR="0042276C" w:rsidRPr="00086AE8" w:rsidRDefault="0042276C" w:rsidP="003F07BB">
      <w:pPr>
        <w:pStyle w:val="Heading3"/>
        <w:rPr>
          <w:rFonts w:ascii="Times New Roman" w:hAnsi="Times New Roman" w:cs="Times New Roman"/>
          <w:color w:val="auto"/>
          <w:lang w:val="en-ID"/>
        </w:rPr>
      </w:pPr>
      <w:bookmarkStart w:id="24" w:name="_Toc220058960"/>
      <w:r w:rsidRPr="00086AE8">
        <w:rPr>
          <w:rFonts w:ascii="Times New Roman" w:hAnsi="Times New Roman" w:cs="Times New Roman"/>
          <w:color w:val="auto"/>
          <w:lang w:val="en-ID"/>
        </w:rPr>
        <w:t>Retrieval Augmented Generation</w:t>
      </w:r>
      <w:bookmarkEnd w:id="24"/>
    </w:p>
    <w:p w14:paraId="69EB0BAD" w14:textId="1E227167" w:rsidR="00E7109E" w:rsidRPr="00086AE8" w:rsidRDefault="00E7109E" w:rsidP="00E7109E">
      <w:pPr>
        <w:rPr>
          <w:rFonts w:cs="Times New Roman"/>
          <w:lang w:val="en-ID"/>
        </w:rPr>
      </w:pPr>
      <w:r w:rsidRPr="00086AE8">
        <w:rPr>
          <w:rFonts w:cs="Times New Roman"/>
          <w:i/>
          <w:iCs/>
        </w:rPr>
        <w:t>Retrieval-Augmented Generation</w:t>
      </w:r>
      <w:r w:rsidRPr="00086AE8">
        <w:rPr>
          <w:rFonts w:cs="Times New Roman"/>
        </w:rPr>
        <w:t xml:space="preserve"> (RAG) merupakan pendekatan </w:t>
      </w:r>
      <w:r w:rsidRPr="00086AE8">
        <w:rPr>
          <w:rFonts w:cs="Times New Roman"/>
          <w:i/>
          <w:iCs/>
        </w:rPr>
        <w:t>hybrid</w:t>
      </w:r>
      <w:r w:rsidRPr="00086AE8">
        <w:rPr>
          <w:rFonts w:cs="Times New Roman"/>
        </w:rPr>
        <w:t xml:space="preserve"> dalam pemodelan bahasa yang mengintegrasikan memori parametrik dari model bahasa neural dengan memori non-parametrik berbasis mekanisme </w:t>
      </w:r>
      <w:r w:rsidRPr="00086AE8">
        <w:rPr>
          <w:rFonts w:cs="Times New Roman"/>
          <w:i/>
          <w:iCs/>
        </w:rPr>
        <w:t>retrieval untuk mendukung tugas-tugas NLP yang bersifat knowledge intensive</w:t>
      </w:r>
      <w:r w:rsidRPr="00086AE8">
        <w:rPr>
          <w:rFonts w:cs="Times New Roman"/>
        </w:rPr>
        <w:t xml:space="preserve">. Dalam RAG, sebuah </w:t>
      </w:r>
      <w:r w:rsidRPr="00086AE8">
        <w:rPr>
          <w:rFonts w:cs="Times New Roman"/>
          <w:i/>
          <w:iCs/>
        </w:rPr>
        <w:t>neural retriever</w:t>
      </w:r>
      <w:r w:rsidRPr="00086AE8">
        <w:rPr>
          <w:rFonts w:cs="Times New Roman"/>
        </w:rPr>
        <w:t xml:space="preserve"> digunakan untuk mengambil dokumen relevan dari sebuah indeks pengetahuan eksternal berdasarkan masukan pengguna. Kemudian informasi tersebut dikondisikan bersama masukan ke dalam model </w:t>
      </w:r>
      <w:r w:rsidRPr="00086AE8">
        <w:rPr>
          <w:rFonts w:cs="Times New Roman"/>
          <w:i/>
          <w:iCs/>
        </w:rPr>
        <w:t>sequence-to-sequence</w:t>
      </w:r>
      <w:r w:rsidRPr="00086AE8">
        <w:rPr>
          <w:rFonts w:cs="Times New Roman"/>
        </w:rPr>
        <w:t xml:space="preserve"> yang bertindak sebagai generator. Secara probabilistik, dokumen yang diambil diperlakukan sebagai variabel laten yang dimarginalkan untuk menghasilkan distribusi keluaran, baik pada tingkat urutan penuh (</w:t>
      </w:r>
      <w:r w:rsidRPr="00086AE8">
        <w:rPr>
          <w:rFonts w:cs="Times New Roman"/>
          <w:i/>
          <w:iCs/>
        </w:rPr>
        <w:t>RAG-Sequence</w:t>
      </w:r>
      <w:r w:rsidRPr="00086AE8">
        <w:rPr>
          <w:rFonts w:cs="Times New Roman"/>
        </w:rPr>
        <w:t>) maupun per token (</w:t>
      </w:r>
      <w:r w:rsidRPr="00086AE8">
        <w:rPr>
          <w:rFonts w:cs="Times New Roman"/>
          <w:i/>
          <w:iCs/>
        </w:rPr>
        <w:t>RAG-Token</w:t>
      </w:r>
      <w:r w:rsidRPr="00086AE8">
        <w:rPr>
          <w:rFonts w:cs="Times New Roman"/>
        </w:rPr>
        <w:t xml:space="preserve">). Arsitektur </w:t>
      </w:r>
      <w:r w:rsidRPr="00086AE8">
        <w:rPr>
          <w:rFonts w:cs="Times New Roman"/>
        </w:rPr>
        <w:lastRenderedPageBreak/>
        <w:t xml:space="preserve">ini memungkinkan model untuk menggabungkan pengetahuan eksplisit yang dapat diperbarui dengan kemampuan generatif model bahasa, sehingga mengurangi halusinasi, meningkatkan ketepatan faktual, serta memberikan fleksibilitas dalam pembaruan pengetahuan tanpa perlu melatih ulang seluruh model. </w:t>
      </w:r>
      <w:sdt>
        <w:sdtPr>
          <w:rPr>
            <w:rFonts w:cs="Times New Roman"/>
          </w:rPr>
          <w:id w:val="1424682273"/>
          <w:citation/>
        </w:sdtPr>
        <w:sdtContent>
          <w:r w:rsidRPr="00086AE8">
            <w:rPr>
              <w:rFonts w:cs="Times New Roman"/>
            </w:rPr>
            <w:fldChar w:fldCharType="begin"/>
          </w:r>
          <w:r w:rsidRPr="00086AE8">
            <w:rPr>
              <w:rFonts w:cs="Times New Roman"/>
            </w:rPr>
            <w:instrText xml:space="preserve"> CITATION Fac20 \l 1033 </w:instrText>
          </w:r>
          <w:r w:rsidRPr="00086AE8">
            <w:rPr>
              <w:rFonts w:cs="Times New Roman"/>
            </w:rPr>
            <w:fldChar w:fldCharType="separate"/>
          </w:r>
          <w:r w:rsidRPr="00086AE8">
            <w:rPr>
              <w:rFonts w:cs="Times New Roman"/>
              <w:noProof/>
            </w:rPr>
            <w:t>[27]</w:t>
          </w:r>
          <w:r w:rsidRPr="00086AE8">
            <w:rPr>
              <w:rFonts w:cs="Times New Roman"/>
            </w:rPr>
            <w:fldChar w:fldCharType="end"/>
          </w:r>
        </w:sdtContent>
      </w:sdt>
    </w:p>
    <w:p w14:paraId="5277D445" w14:textId="0C87581A" w:rsidR="003F07BB" w:rsidRPr="00086AE8" w:rsidRDefault="005C330F" w:rsidP="003F07BB">
      <w:pPr>
        <w:pStyle w:val="Heading3"/>
        <w:rPr>
          <w:rFonts w:ascii="Times New Roman" w:hAnsi="Times New Roman" w:cs="Times New Roman"/>
          <w:color w:val="auto"/>
          <w:lang w:val="en-ID"/>
        </w:rPr>
      </w:pPr>
      <w:bookmarkStart w:id="25" w:name="_Toc220058961"/>
      <w:r w:rsidRPr="00086AE8">
        <w:rPr>
          <w:rFonts w:ascii="Times New Roman" w:hAnsi="Times New Roman" w:cs="Times New Roman"/>
          <w:color w:val="auto"/>
          <w:lang w:val="en-ID"/>
        </w:rPr>
        <w:t>Code Generation</w:t>
      </w:r>
      <w:bookmarkEnd w:id="25"/>
    </w:p>
    <w:p w14:paraId="5FD7643D" w14:textId="237DE00D" w:rsidR="00121B37" w:rsidRPr="00086AE8" w:rsidRDefault="00E421D2" w:rsidP="004F5F50">
      <w:pPr>
        <w:spacing w:line="276" w:lineRule="auto"/>
        <w:ind w:firstLine="0"/>
        <w:rPr>
          <w:rFonts w:cs="Times New Roman"/>
        </w:rPr>
      </w:pPr>
      <w:r w:rsidRPr="00086AE8">
        <w:rPr>
          <w:rFonts w:cs="Times New Roman"/>
          <w:lang w:val="en-ID"/>
        </w:rPr>
        <w:t xml:space="preserve">Dalam </w:t>
      </w:r>
      <w:sdt>
        <w:sdtPr>
          <w:rPr>
            <w:rFonts w:cs="Times New Roman"/>
            <w:lang w:val="en-ID"/>
          </w:rPr>
          <w:id w:val="-1386179016"/>
          <w:citation/>
        </w:sdtPr>
        <w:sdtContent>
          <w:r w:rsidRPr="00086AE8">
            <w:rPr>
              <w:rFonts w:cs="Times New Roman"/>
              <w:lang w:val="en-ID"/>
            </w:rPr>
            <w:fldChar w:fldCharType="begin"/>
          </w:r>
          <w:r w:rsidRPr="00086AE8">
            <w:rPr>
              <w:rFonts w:cs="Times New Roman"/>
            </w:rPr>
            <w:instrText xml:space="preserve"> CITATION Jia24 \l 1033 </w:instrText>
          </w:r>
          <w:r w:rsidRPr="00086AE8">
            <w:rPr>
              <w:rFonts w:cs="Times New Roman"/>
              <w:lang w:val="en-ID"/>
            </w:rPr>
            <w:fldChar w:fldCharType="separate"/>
          </w:r>
          <w:r w:rsidR="00E7109E" w:rsidRPr="00086AE8">
            <w:rPr>
              <w:rFonts w:cs="Times New Roman"/>
              <w:noProof/>
            </w:rPr>
            <w:t>[28]</w:t>
          </w:r>
          <w:r w:rsidRPr="00086AE8">
            <w:rPr>
              <w:rFonts w:cs="Times New Roman"/>
              <w:lang w:val="en-ID"/>
            </w:rPr>
            <w:fldChar w:fldCharType="end"/>
          </w:r>
        </w:sdtContent>
      </w:sdt>
      <w:r w:rsidRPr="00086AE8">
        <w:rPr>
          <w:rFonts w:cs="Times New Roman"/>
          <w:lang w:val="en-ID"/>
        </w:rPr>
        <w:t xml:space="preserve">, </w:t>
      </w:r>
      <w:proofErr w:type="spellStart"/>
      <w:r w:rsidRPr="00086AE8">
        <w:rPr>
          <w:rFonts w:cs="Times New Roman"/>
          <w:lang w:val="en-ID"/>
        </w:rPr>
        <w:t>dijelaskan</w:t>
      </w:r>
      <w:proofErr w:type="spellEnd"/>
      <w:r w:rsidRPr="00086AE8">
        <w:rPr>
          <w:rFonts w:cs="Times New Roman"/>
          <w:lang w:val="en-ID"/>
        </w:rPr>
        <w:t xml:space="preserve"> </w:t>
      </w:r>
      <w:proofErr w:type="spellStart"/>
      <w:r w:rsidRPr="00086AE8">
        <w:rPr>
          <w:rFonts w:cs="Times New Roman"/>
          <w:lang w:val="en-ID"/>
        </w:rPr>
        <w:t>bahwa</w:t>
      </w:r>
      <w:proofErr w:type="spellEnd"/>
      <w:r w:rsidRPr="00086AE8">
        <w:rPr>
          <w:rFonts w:cs="Times New Roman"/>
          <w:lang w:val="en-ID"/>
        </w:rPr>
        <w:t xml:space="preserve"> s</w:t>
      </w:r>
      <w:r w:rsidR="003F07BB" w:rsidRPr="00086AE8">
        <w:rPr>
          <w:rFonts w:cs="Times New Roman"/>
          <w:lang w:val="en-ID"/>
        </w:rPr>
        <w:t xml:space="preserve">alah </w:t>
      </w:r>
      <w:proofErr w:type="spellStart"/>
      <w:r w:rsidR="003F07BB" w:rsidRPr="00086AE8">
        <w:rPr>
          <w:rFonts w:cs="Times New Roman"/>
          <w:lang w:val="en-ID"/>
        </w:rPr>
        <w:t>satu</w:t>
      </w:r>
      <w:proofErr w:type="spellEnd"/>
      <w:r w:rsidR="003F07BB" w:rsidRPr="00086AE8">
        <w:rPr>
          <w:rFonts w:cs="Times New Roman"/>
          <w:lang w:val="en-ID"/>
        </w:rPr>
        <w:t xml:space="preserve"> kemampuan LLM, yaitu </w:t>
      </w:r>
      <w:r w:rsidR="003F07BB" w:rsidRPr="00086AE8">
        <w:rPr>
          <w:rFonts w:cs="Times New Roman"/>
          <w:i/>
          <w:iCs/>
          <w:lang w:val="en-ID"/>
        </w:rPr>
        <w:t>natural-language-to-code</w:t>
      </w:r>
      <w:r w:rsidR="003F07BB" w:rsidRPr="00086AE8">
        <w:rPr>
          <w:rFonts w:cs="Times New Roman"/>
          <w:lang w:val="en-ID"/>
        </w:rPr>
        <w:t xml:space="preserve"> adalah </w:t>
      </w:r>
      <w:r w:rsidR="009A0226" w:rsidRPr="00086AE8">
        <w:rPr>
          <w:rFonts w:cs="Times New Roman"/>
          <w:lang w:val="en-ID"/>
        </w:rPr>
        <w:t xml:space="preserve">membangkitkan </w:t>
      </w:r>
      <w:r w:rsidR="003F07BB" w:rsidRPr="00086AE8">
        <w:rPr>
          <w:rFonts w:cs="Times New Roman"/>
          <w:lang w:val="en-ID"/>
        </w:rPr>
        <w:t>kode, termasuk React.js berdasarkan masukan berupa deskripsi bahasa alami.</w:t>
      </w:r>
      <w:r w:rsidR="009A0226" w:rsidRPr="00086AE8">
        <w:rPr>
          <w:rFonts w:cs="Times New Roman"/>
          <w:lang w:val="en-ID"/>
        </w:rPr>
        <w:t xml:space="preserve"> Secara formal, bahasa alami direpresentasikan sebagai x. Dengan diberikannya x, penggunaan LLM dengan parameter </w:t>
      </w:r>
      <w:r w:rsidR="00C02D24" w:rsidRPr="00086AE8">
        <w:rPr>
          <w:rFonts w:cs="Times New Roman"/>
          <w:lang w:val="en-ID"/>
        </w:rPr>
        <w:t xml:space="preserve">model </w:t>
      </w:r>
      <w:r w:rsidR="009A0226" w:rsidRPr="00086AE8">
        <w:rPr>
          <w:rFonts w:cs="Times New Roman"/>
        </w:rPr>
        <w:t>θ</w:t>
      </w:r>
      <w:r w:rsidR="00C02D24" w:rsidRPr="00086AE8">
        <w:rPr>
          <w:rFonts w:cs="Times New Roman"/>
        </w:rPr>
        <w:t xml:space="preserve"> untuk menghasilkan berupa solusi kode y</w:t>
      </w:r>
      <w:r w:rsidR="009A0226" w:rsidRPr="00086AE8">
        <w:rPr>
          <w:rFonts w:cs="Times New Roman"/>
        </w:rPr>
        <w:t xml:space="preserve"> </w:t>
      </w:r>
      <w:r w:rsidR="00C02D24" w:rsidRPr="00086AE8">
        <w:rPr>
          <w:rFonts w:cs="Times New Roman"/>
          <w:lang w:val="en-ID"/>
        </w:rPr>
        <w:t xml:space="preserve">dapat dinotasikan sebagai </w:t>
      </w:r>
      <m:oMath>
        <m:r>
          <m:rPr>
            <m:sty m:val="p"/>
          </m:rPr>
          <w:rPr>
            <w:rFonts w:ascii="Cambria Math" w:hAnsi="Cambria Math" w:cs="Times New Roman"/>
          </w:rPr>
          <m:t>Pθ (y | x)</m:t>
        </m:r>
      </m:oMath>
      <w:r w:rsidR="00C02D24" w:rsidRPr="00086AE8">
        <w:rPr>
          <w:rFonts w:cs="Times New Roman"/>
        </w:rPr>
        <w:t xml:space="preserve">. </w:t>
      </w:r>
      <w:r w:rsidR="002D1CB3" w:rsidRPr="00086AE8">
        <w:rPr>
          <w:rFonts w:cs="Times New Roman"/>
        </w:rPr>
        <w:t xml:space="preserve">Munculnya kemampuan baru </w:t>
      </w:r>
      <w:r w:rsidR="00C02D24" w:rsidRPr="00086AE8">
        <w:rPr>
          <w:rFonts w:cs="Times New Roman"/>
        </w:rPr>
        <w:t>LLM</w:t>
      </w:r>
      <w:r w:rsidR="002D1CB3" w:rsidRPr="00086AE8">
        <w:rPr>
          <w:rFonts w:cs="Times New Roman"/>
        </w:rPr>
        <w:t xml:space="preserve">, yaitu </w:t>
      </w:r>
      <w:r w:rsidR="00C02D24" w:rsidRPr="00086AE8">
        <w:rPr>
          <w:rFonts w:cs="Times New Roman"/>
          <w:i/>
          <w:iCs/>
        </w:rPr>
        <w:t>in-context-learning</w:t>
      </w:r>
      <w:r w:rsidR="002D1CB3" w:rsidRPr="00086AE8">
        <w:rPr>
          <w:rFonts w:cs="Times New Roman"/>
          <w:i/>
          <w:iCs/>
        </w:rPr>
        <w:t xml:space="preserve">, </w:t>
      </w:r>
      <w:r w:rsidR="002D1CB3" w:rsidRPr="00086AE8">
        <w:rPr>
          <w:rFonts w:cs="Times New Roman"/>
        </w:rPr>
        <w:t xml:space="preserve">telah mendorong penambahan beberapa contoh atau </w:t>
      </w:r>
      <w:r w:rsidR="002D1CB3" w:rsidRPr="00086AE8">
        <w:rPr>
          <w:rFonts w:cs="Times New Roman"/>
          <w:i/>
          <w:iCs/>
        </w:rPr>
        <w:t>exemplars</w:t>
      </w:r>
      <w:r w:rsidR="002D1CB3" w:rsidRPr="00086AE8">
        <w:rPr>
          <w:rFonts w:cs="Times New Roman"/>
        </w:rPr>
        <w:t xml:space="preserve"> ke dalam deskripsi bahasa alami x, sehingga performa LLM meningkat, baik dalam membangkitkan kode ataupun membatasi format kode yang dihasilkan. Sebuah himpunan tetap </w:t>
      </w:r>
      <w:r w:rsidR="002D1CB3" w:rsidRPr="00086AE8">
        <w:rPr>
          <w:rFonts w:cs="Times New Roman"/>
          <w:i/>
          <w:iCs/>
        </w:rPr>
        <w:t xml:space="preserve">exemplars </w:t>
      </w:r>
      <w:r w:rsidR="002D1CB3" w:rsidRPr="00086AE8">
        <w:rPr>
          <w:rFonts w:cs="Times New Roman"/>
        </w:rPr>
        <w:t>dinotasikan sebagai</w:t>
      </w:r>
      <w:r w:rsidR="006334CB" w:rsidRPr="00086AE8">
        <w:rPr>
          <w:rFonts w:cs="Times New Roman"/>
        </w:rPr>
        <w:t xml:space="preserve"> </w:t>
      </w:r>
      <m:oMath>
        <m:r>
          <m:rPr>
            <m:sty m:val="p"/>
          </m:rPr>
          <w:rPr>
            <w:rFonts w:ascii="Cambria Math" w:hAnsi="Cambria Math" w:cs="Times New Roman"/>
          </w:rPr>
          <m:t>{(xi , yi)}M i=1</m:t>
        </m:r>
      </m:oMath>
      <w:r w:rsidR="002D1CB3" w:rsidRPr="00086AE8">
        <w:rPr>
          <w:rFonts w:cs="Times New Roman"/>
        </w:rPr>
        <w:t xml:space="preserve">, </w:t>
      </w:r>
      <w:r w:rsidR="006334CB" w:rsidRPr="00086AE8">
        <w:rPr>
          <w:rFonts w:cs="Times New Roman"/>
        </w:rPr>
        <w:t xml:space="preserve">oleh </w:t>
      </w:r>
      <w:proofErr w:type="spellStart"/>
      <w:r w:rsidR="006334CB" w:rsidRPr="00086AE8">
        <w:rPr>
          <w:rFonts w:cs="Times New Roman"/>
        </w:rPr>
        <w:t>karena</w:t>
      </w:r>
      <w:proofErr w:type="spellEnd"/>
      <w:r w:rsidR="006334CB" w:rsidRPr="00086AE8">
        <w:rPr>
          <w:rFonts w:cs="Times New Roman"/>
        </w:rPr>
        <w:t xml:space="preserve"> itu </w:t>
      </w:r>
      <w:r w:rsidR="00224E0B" w:rsidRPr="00086AE8">
        <w:rPr>
          <w:rFonts w:cs="Times New Roman"/>
        </w:rPr>
        <w:t xml:space="preserve">formula </w:t>
      </w:r>
      <w:proofErr w:type="spellStart"/>
      <w:r w:rsidR="002D1CB3" w:rsidRPr="00086AE8">
        <w:rPr>
          <w:rFonts w:cs="Times New Roman"/>
        </w:rPr>
        <w:t>pembangkitan</w:t>
      </w:r>
      <w:proofErr w:type="spellEnd"/>
      <w:r w:rsidR="002D1CB3" w:rsidRPr="00086AE8">
        <w:rPr>
          <w:rFonts w:cs="Times New Roman"/>
        </w:rPr>
        <w:t xml:space="preserve"> </w:t>
      </w:r>
      <w:proofErr w:type="spellStart"/>
      <w:r w:rsidR="002D1CB3" w:rsidRPr="00086AE8">
        <w:rPr>
          <w:rFonts w:cs="Times New Roman"/>
        </w:rPr>
        <w:t>kode</w:t>
      </w:r>
      <w:proofErr w:type="spellEnd"/>
      <w:r w:rsidR="002D1CB3" w:rsidRPr="00086AE8">
        <w:rPr>
          <w:rFonts w:cs="Times New Roman"/>
        </w:rPr>
        <w:t xml:space="preserve"> </w:t>
      </w:r>
      <w:r w:rsidR="002D1CB3" w:rsidRPr="00086AE8">
        <w:rPr>
          <w:rFonts w:cs="Times New Roman"/>
          <w:i/>
          <w:iCs/>
        </w:rPr>
        <w:t>zero shot</w:t>
      </w:r>
      <w:r w:rsidR="002D1CB3" w:rsidRPr="00086AE8">
        <w:rPr>
          <w:rFonts w:cs="Times New Roman"/>
        </w:rPr>
        <w:t xml:space="preserve"> </w:t>
      </w:r>
      <w:r w:rsidR="00805C89" w:rsidRPr="00086AE8">
        <w:rPr>
          <w:rFonts w:cs="Times New Roman"/>
        </w:rPr>
        <w:t>atau</w:t>
      </w:r>
      <w:r w:rsidR="002D1CB3" w:rsidRPr="00086AE8">
        <w:rPr>
          <w:rFonts w:cs="Times New Roman"/>
        </w:rPr>
        <w:t xml:space="preserve"> </w:t>
      </w:r>
      <w:r w:rsidR="002D1CB3" w:rsidRPr="00086AE8">
        <w:rPr>
          <w:rFonts w:cs="Times New Roman"/>
          <w:i/>
          <w:iCs/>
        </w:rPr>
        <w:t>few shot</w:t>
      </w:r>
      <w:r w:rsidR="002D1CB3" w:rsidRPr="00086AE8">
        <w:rPr>
          <w:rFonts w:cs="Times New Roman"/>
        </w:rPr>
        <w:t xml:space="preserve"> </w:t>
      </w:r>
      <w:proofErr w:type="spellStart"/>
      <w:r w:rsidR="002D1CB3" w:rsidRPr="00086AE8">
        <w:rPr>
          <w:rFonts w:cs="Times New Roman"/>
        </w:rPr>
        <w:t>menggunakan</w:t>
      </w:r>
      <w:proofErr w:type="spellEnd"/>
      <w:r w:rsidR="002D1CB3" w:rsidRPr="00086AE8">
        <w:rPr>
          <w:rFonts w:cs="Times New Roman"/>
        </w:rPr>
        <w:t xml:space="preserve"> LLM </w:t>
      </w:r>
      <w:proofErr w:type="spellStart"/>
      <w:r w:rsidR="00224E0B" w:rsidRPr="00086AE8">
        <w:rPr>
          <w:rFonts w:cs="Times New Roman"/>
        </w:rPr>
        <w:t>dijelaskan</w:t>
      </w:r>
      <w:proofErr w:type="spellEnd"/>
      <w:r w:rsidR="00224E0B" w:rsidRPr="00086AE8">
        <w:rPr>
          <w:rFonts w:cs="Times New Roman"/>
        </w:rPr>
        <w:t xml:space="preserve"> dalam tabel 2.3 </w:t>
      </w:r>
      <w:proofErr w:type="spellStart"/>
      <w:r w:rsidR="00224E0B" w:rsidRPr="00086AE8">
        <w:rPr>
          <w:rFonts w:cs="Times New Roman"/>
        </w:rPr>
        <w:t>berikut</w:t>
      </w:r>
      <w:proofErr w:type="spellEnd"/>
      <w:r w:rsidR="00224E0B" w:rsidRPr="00086AE8">
        <w:rPr>
          <w:rFonts w:cs="Times New Roman"/>
        </w:rPr>
        <w:t>:</w:t>
      </w:r>
    </w:p>
    <w:p w14:paraId="0DB6CBFF" w14:textId="369214A4" w:rsidR="00853DAA" w:rsidRPr="00086AE8" w:rsidDel="004F5F50" w:rsidRDefault="00853DAA" w:rsidP="00121B37">
      <w:pPr>
        <w:spacing w:line="276" w:lineRule="auto"/>
        <w:jc w:val="center"/>
        <w:rPr>
          <w:del w:id="26" w:author="Joseph Marcell Gultom" w:date="2026-01-30T17:56:00Z" w16du:dateUtc="2026-01-30T10:56:00Z"/>
          <w:rFonts w:cs="Times New Roman"/>
        </w:rPr>
      </w:pPr>
    </w:p>
    <w:p w14:paraId="3DB14A33" w14:textId="6D3F2A7A" w:rsidR="004F5F50" w:rsidRPr="00086AE8" w:rsidRDefault="00000000" w:rsidP="00121B37">
      <w:pPr>
        <w:spacing w:line="276" w:lineRule="auto"/>
        <w:ind w:firstLine="0"/>
        <w:jc w:val="center"/>
        <w:rPr>
          <w:rFonts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θ</m:t>
              </m:r>
              <m:d>
                <m:dPr>
                  <m:ctrlPr>
                    <w:rPr>
                      <w:rFonts w:ascii="Cambria Math" w:hAnsi="Cambria Math" w:cs="Times New Roman"/>
                      <w:i/>
                    </w:rPr>
                  </m:ctrlPr>
                </m:dPr>
                <m:e>
                  <m:r>
                    <w:rPr>
                      <w:rFonts w:ascii="Cambria Math" w:hAnsi="Cambria Math" w:cs="Times New Roman"/>
                    </w:rPr>
                    <m:t>y</m:t>
                  </m:r>
                </m:e>
                <m:e>
                  <m:r>
                    <w:rPr>
                      <w:rFonts w:ascii="Cambria Math" w:hAnsi="Cambria Math" w:cs="Times New Roman"/>
                    </w:rPr>
                    <m:t>x</m:t>
                  </m:r>
                </m:e>
              </m:d>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θ</m:t>
              </m:r>
              <m:d>
                <m:dPr>
                  <m:ctrlPr>
                    <w:rPr>
                      <w:rFonts w:ascii="Cambria Math" w:hAnsi="Cambria Math" w:cs="Times New Roman"/>
                      <w:i/>
                    </w:rPr>
                  </m:ctrlPr>
                </m:dPr>
                <m:e>
                  <m:r>
                    <w:rPr>
                      <w:rFonts w:ascii="Cambria Math" w:hAnsi="Cambria Math" w:cs="Times New Roman"/>
                    </w:rPr>
                    <m:t>y</m:t>
                  </m:r>
                </m:e>
                <m:e>
                  <m:r>
                    <w:rPr>
                      <w:rFonts w:ascii="Cambria Math" w:hAnsi="Cambria Math" w:cs="Times New Roman"/>
                    </w:rPr>
                    <m:t>prompt</m:t>
                  </m:r>
                  <m:d>
                    <m:dPr>
                      <m:ctrlPr>
                        <w:rPr>
                          <w:rFonts w:ascii="Cambria Math" w:hAnsi="Cambria Math" w:cs="Times New Roman"/>
                          <w:i/>
                        </w:rPr>
                      </m:ctrlPr>
                    </m:dPr>
                    <m:e>
                      <m:r>
                        <w:rPr>
                          <w:rFonts w:ascii="Cambria Math" w:hAnsi="Cambria Math" w:cs="Times New Roman"/>
                        </w:rPr>
                        <m:t xml:space="preserve">x, </m:t>
                      </m:r>
                      <m:sSubSup>
                        <m:sSubSupPr>
                          <m:ctrlPr>
                            <w:rPr>
                              <w:rFonts w:ascii="Cambria Math" w:hAnsi="Cambria Math" w:cs="Times New Roman"/>
                              <w:i/>
                            </w:rPr>
                          </m:ctrlPr>
                        </m:sSubSupPr>
                        <m:e>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e>
                          </m:d>
                        </m:e>
                        <m:sub>
                          <m:d>
                            <m:dPr>
                              <m:begChr m:val="{"/>
                              <m:endChr m:val="}"/>
                              <m:ctrlPr>
                                <w:rPr>
                                  <w:rFonts w:ascii="Cambria Math" w:hAnsi="Cambria Math" w:cs="Times New Roman"/>
                                  <w:i/>
                                </w:rPr>
                              </m:ctrlPr>
                            </m:dPr>
                            <m:e>
                              <m:r>
                                <w:rPr>
                                  <w:rFonts w:ascii="Cambria Math" w:hAnsi="Cambria Math" w:cs="Times New Roman"/>
                                </w:rPr>
                                <m:t>i=1</m:t>
                              </m:r>
                            </m:e>
                          </m:d>
                        </m:sub>
                        <m:sup>
                          <m:r>
                            <w:rPr>
                              <w:rFonts w:ascii="Cambria Math" w:hAnsi="Cambria Math" w:cs="Times New Roman"/>
                            </w:rPr>
                            <m:t>k</m:t>
                          </m:r>
                        </m:sup>
                      </m:sSubSup>
                    </m:e>
                  </m:d>
                </m:e>
              </m:d>
            </m:sub>
          </m:sSub>
          <m:r>
            <w:rPr>
              <w:rFonts w:ascii="Cambria Math" w:hAnsi="Cambria Math" w:cs="Times New Roman"/>
            </w:rPr>
            <m:t>, k ∈</m:t>
          </m:r>
          <m:d>
            <m:dPr>
              <m:begChr m:val="{"/>
              <m:endChr m:val="}"/>
              <m:ctrlPr>
                <w:rPr>
                  <w:rFonts w:ascii="Cambria Math" w:hAnsi="Cambria Math" w:cs="Times New Roman"/>
                  <w:i/>
                </w:rPr>
              </m:ctrlPr>
            </m:dPr>
            <m:e>
              <m:r>
                <w:rPr>
                  <w:rFonts w:ascii="Cambria Math" w:hAnsi="Cambria Math" w:cs="Times New Roman"/>
                </w:rPr>
                <m:t>0, 1, …, M</m:t>
              </m:r>
            </m:e>
          </m:d>
        </m:oMath>
      </m:oMathPara>
    </w:p>
    <w:p w14:paraId="69378E0F" w14:textId="2DE91EB1" w:rsidR="00CF591F" w:rsidRPr="00CF591F" w:rsidRDefault="00CF591F" w:rsidP="00CF591F">
      <w:pPr>
        <w:pStyle w:val="Caption"/>
        <w:keepNext/>
        <w:jc w:val="center"/>
        <w:rPr>
          <w:color w:val="auto"/>
          <w:sz w:val="24"/>
          <w:szCs w:val="24"/>
        </w:rPr>
      </w:pPr>
      <w:bookmarkStart w:id="27" w:name="_Toc221700643"/>
      <w:r w:rsidRPr="00CF591F">
        <w:rPr>
          <w:i w:val="0"/>
          <w:iCs w:val="0"/>
          <w:color w:val="auto"/>
          <w:sz w:val="24"/>
          <w:szCs w:val="24"/>
        </w:rPr>
        <w:t xml:space="preserve">Tabel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2</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Tabel \* ARABIC \s 1 </w:instrText>
      </w:r>
      <w:r>
        <w:rPr>
          <w:i w:val="0"/>
          <w:iCs w:val="0"/>
          <w:color w:val="auto"/>
          <w:sz w:val="24"/>
          <w:szCs w:val="24"/>
        </w:rPr>
        <w:fldChar w:fldCharType="separate"/>
      </w:r>
      <w:r>
        <w:rPr>
          <w:i w:val="0"/>
          <w:iCs w:val="0"/>
          <w:noProof/>
          <w:color w:val="auto"/>
          <w:sz w:val="24"/>
          <w:szCs w:val="24"/>
        </w:rPr>
        <w:t>2</w:t>
      </w:r>
      <w:r>
        <w:rPr>
          <w:i w:val="0"/>
          <w:iCs w:val="0"/>
          <w:color w:val="auto"/>
          <w:sz w:val="24"/>
          <w:szCs w:val="24"/>
        </w:rPr>
        <w:fldChar w:fldCharType="end"/>
      </w:r>
      <w:r w:rsidRPr="00CF591F">
        <w:rPr>
          <w:i w:val="0"/>
          <w:iCs w:val="0"/>
          <w:color w:val="auto"/>
          <w:sz w:val="24"/>
          <w:szCs w:val="24"/>
        </w:rPr>
        <w:t xml:space="preserve"> </w:t>
      </w:r>
      <w:proofErr w:type="spellStart"/>
      <w:r w:rsidRPr="00CF591F">
        <w:rPr>
          <w:i w:val="0"/>
          <w:iCs w:val="0"/>
          <w:color w:val="auto"/>
          <w:sz w:val="24"/>
          <w:szCs w:val="24"/>
        </w:rPr>
        <w:t>Penjelasan</w:t>
      </w:r>
      <w:proofErr w:type="spellEnd"/>
      <w:r w:rsidRPr="00CF591F">
        <w:rPr>
          <w:i w:val="0"/>
          <w:iCs w:val="0"/>
          <w:color w:val="auto"/>
          <w:sz w:val="24"/>
          <w:szCs w:val="24"/>
        </w:rPr>
        <w:t xml:space="preserve"> Formula LLM dalam </w:t>
      </w:r>
      <w:r w:rsidRPr="00CF591F">
        <w:rPr>
          <w:color w:val="auto"/>
          <w:sz w:val="24"/>
          <w:szCs w:val="24"/>
        </w:rPr>
        <w:t>Code Generation</w:t>
      </w:r>
      <w:bookmarkEnd w:id="27"/>
    </w:p>
    <w:tbl>
      <w:tblPr>
        <w:tblStyle w:val="TableGrid"/>
        <w:tblW w:w="0" w:type="auto"/>
        <w:tblLook w:val="04A0" w:firstRow="1" w:lastRow="0" w:firstColumn="1" w:lastColumn="0" w:noHBand="0" w:noVBand="1"/>
      </w:tblPr>
      <w:tblGrid>
        <w:gridCol w:w="4530"/>
        <w:gridCol w:w="4531"/>
      </w:tblGrid>
      <w:tr w:rsidR="00086AE8" w:rsidRPr="00086AE8" w14:paraId="5EF6183E" w14:textId="77777777" w:rsidTr="008F64FC">
        <w:tc>
          <w:tcPr>
            <w:tcW w:w="9061" w:type="dxa"/>
            <w:gridSpan w:val="2"/>
          </w:tcPr>
          <w:p w14:paraId="603B03CA" w14:textId="77777777" w:rsidR="006334CB" w:rsidRPr="00086AE8" w:rsidRDefault="006334CB" w:rsidP="006334CB">
            <w:pPr>
              <w:ind w:firstLine="0"/>
              <w:jc w:val="center"/>
              <w:rPr>
                <w:lang w:val="en-ID"/>
              </w:rPr>
            </w:pPr>
            <w:r w:rsidRPr="00086AE8">
              <w:rPr>
                <w:lang w:val="en-ID"/>
              </w:rPr>
              <w:t xml:space="preserve">Tabel </w:t>
            </w:r>
            <w:proofErr w:type="spellStart"/>
            <w:r w:rsidRPr="00086AE8">
              <w:rPr>
                <w:lang w:val="en-ID"/>
              </w:rPr>
              <w:t>Penjelasan</w:t>
            </w:r>
            <w:proofErr w:type="spellEnd"/>
          </w:p>
          <w:p w14:paraId="7472460B" w14:textId="192CD5DD" w:rsidR="005E00ED" w:rsidRPr="00086AE8" w:rsidRDefault="005E00ED" w:rsidP="006334CB">
            <w:pPr>
              <w:ind w:firstLine="0"/>
              <w:jc w:val="center"/>
              <w:rPr>
                <w:lang w:val="en-ID"/>
              </w:rPr>
            </w:pPr>
          </w:p>
        </w:tc>
      </w:tr>
      <w:tr w:rsidR="00086AE8" w:rsidRPr="00086AE8" w14:paraId="1B2BCD70" w14:textId="77777777" w:rsidTr="006334CB">
        <w:tc>
          <w:tcPr>
            <w:tcW w:w="4530" w:type="dxa"/>
          </w:tcPr>
          <w:p w14:paraId="138227EF" w14:textId="77777777" w:rsidR="006334CB" w:rsidRPr="00086AE8" w:rsidRDefault="006334CB" w:rsidP="006334CB">
            <w:pPr>
              <w:ind w:firstLine="0"/>
            </w:pPr>
          </w:p>
          <w:p w14:paraId="55989416" w14:textId="384E004D" w:rsidR="006334CB" w:rsidRPr="00086AE8" w:rsidRDefault="00E23FFE" w:rsidP="006334CB">
            <w:pPr>
              <w:ind w:firstLine="0"/>
            </w:pPr>
            <m:oMathPara>
              <m:oMath>
                <m:r>
                  <w:rPr>
                    <w:rFonts w:ascii="Cambria Math" w:hAnsi="Cambria Math"/>
                  </w:rPr>
                  <m:t xml:space="preserve">prompt(x, </m:t>
                </m:r>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d>
                      <m:dPr>
                        <m:begChr m:val="{"/>
                        <m:endChr m:val="}"/>
                        <m:ctrlPr>
                          <w:rPr>
                            <w:rFonts w:ascii="Cambria Math" w:hAnsi="Cambria Math"/>
                            <w:i/>
                          </w:rPr>
                        </m:ctrlPr>
                      </m:dPr>
                      <m:e>
                        <m:r>
                          <w:rPr>
                            <w:rFonts w:ascii="Cambria Math" w:hAnsi="Cambria Math"/>
                          </w:rPr>
                          <m:t>i=1</m:t>
                        </m:r>
                      </m:e>
                    </m:d>
                  </m:sub>
                  <m:sup>
                    <m:r>
                      <w:rPr>
                        <w:rFonts w:ascii="Cambria Math" w:hAnsi="Cambria Math"/>
                      </w:rPr>
                      <m:t>k</m:t>
                    </m:r>
                  </m:sup>
                </m:sSubSup>
              </m:oMath>
            </m:oMathPara>
          </w:p>
          <w:p w14:paraId="220CF34B" w14:textId="0922B4E3" w:rsidR="006334CB" w:rsidRPr="00086AE8" w:rsidRDefault="006334CB" w:rsidP="006334CB">
            <w:pPr>
              <w:ind w:firstLine="0"/>
            </w:pPr>
          </w:p>
        </w:tc>
        <w:tc>
          <w:tcPr>
            <w:tcW w:w="4531" w:type="dxa"/>
          </w:tcPr>
          <w:p w14:paraId="65DE45E2" w14:textId="2FE78158" w:rsidR="006334CB" w:rsidRPr="00086AE8" w:rsidRDefault="006334CB" w:rsidP="006334CB">
            <w:pPr>
              <w:ind w:firstLine="0"/>
              <w:rPr>
                <w:lang w:val="en-ID"/>
              </w:rPr>
            </w:pPr>
            <w:proofErr w:type="spellStart"/>
            <w:r w:rsidRPr="00086AE8">
              <w:rPr>
                <w:lang w:val="en-ID"/>
              </w:rPr>
              <w:t>Representasi</w:t>
            </w:r>
            <w:proofErr w:type="spellEnd"/>
            <w:r w:rsidRPr="00086AE8">
              <w:rPr>
                <w:lang w:val="en-ID"/>
              </w:rPr>
              <w:t xml:space="preserve"> string </w:t>
            </w:r>
            <w:proofErr w:type="spellStart"/>
            <w:r w:rsidRPr="00086AE8">
              <w:rPr>
                <w:lang w:val="en-ID"/>
              </w:rPr>
              <w:t>masukan</w:t>
            </w:r>
            <w:proofErr w:type="spellEnd"/>
            <w:r w:rsidRPr="00086AE8">
              <w:rPr>
                <w:lang w:val="en-ID"/>
              </w:rPr>
              <w:t xml:space="preserve"> yang </w:t>
            </w:r>
            <w:proofErr w:type="spellStart"/>
            <w:r w:rsidRPr="00086AE8">
              <w:rPr>
                <w:lang w:val="en-ID"/>
              </w:rPr>
              <w:t>berupa</w:t>
            </w:r>
            <w:proofErr w:type="spellEnd"/>
            <w:r w:rsidRPr="00086AE8">
              <w:rPr>
                <w:lang w:val="en-ID"/>
              </w:rPr>
              <w:t xml:space="preserve"> </w:t>
            </w:r>
            <w:proofErr w:type="spellStart"/>
            <w:r w:rsidRPr="00086AE8">
              <w:rPr>
                <w:lang w:val="en-ID"/>
              </w:rPr>
              <w:t>deskripsi</w:t>
            </w:r>
            <w:proofErr w:type="spellEnd"/>
            <w:r w:rsidRPr="00086AE8">
              <w:rPr>
                <w:lang w:val="en-ID"/>
              </w:rPr>
              <w:t xml:space="preserve"> </w:t>
            </w:r>
            <w:proofErr w:type="spellStart"/>
            <w:r w:rsidRPr="00086AE8">
              <w:rPr>
                <w:lang w:val="en-ID"/>
              </w:rPr>
              <w:t>bahasa</w:t>
            </w:r>
            <w:proofErr w:type="spellEnd"/>
            <w:r w:rsidRPr="00086AE8">
              <w:rPr>
                <w:lang w:val="en-ID"/>
              </w:rPr>
              <w:t xml:space="preserve"> </w:t>
            </w:r>
            <w:proofErr w:type="spellStart"/>
            <w:r w:rsidRPr="00086AE8">
              <w:rPr>
                <w:lang w:val="en-ID"/>
              </w:rPr>
              <w:t>alami</w:t>
            </w:r>
            <w:proofErr w:type="spellEnd"/>
          </w:p>
        </w:tc>
      </w:tr>
      <w:tr w:rsidR="006334CB" w:rsidRPr="00086AE8" w14:paraId="438A3C8C" w14:textId="77777777" w:rsidTr="006334CB">
        <w:tc>
          <w:tcPr>
            <w:tcW w:w="4530" w:type="dxa"/>
          </w:tcPr>
          <w:p w14:paraId="1A7905FD" w14:textId="77777777" w:rsidR="006334CB" w:rsidRPr="00086AE8" w:rsidRDefault="006334CB" w:rsidP="006334CB">
            <w:pPr>
              <w:ind w:firstLine="0"/>
            </w:pPr>
          </w:p>
          <w:p w14:paraId="1F9126E4" w14:textId="05004CDF" w:rsidR="006334CB" w:rsidRPr="00086AE8" w:rsidRDefault="00E23FFE" w:rsidP="006334CB">
            <w:pPr>
              <w:ind w:firstLine="0"/>
            </w:pPr>
            <m:oMathPara>
              <m:oMath>
                <m:r>
                  <w:rPr>
                    <w:rFonts w:ascii="Cambria Math" w:hAnsi="Cambria Math"/>
                  </w:rPr>
                  <m:t xml:space="preserve">x, </m:t>
                </m:r>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d>
                      <m:dPr>
                        <m:begChr m:val="{"/>
                        <m:endChr m:val="}"/>
                        <m:ctrlPr>
                          <w:rPr>
                            <w:rFonts w:ascii="Cambria Math" w:hAnsi="Cambria Math"/>
                            <w:i/>
                          </w:rPr>
                        </m:ctrlPr>
                      </m:dPr>
                      <m:e>
                        <m:r>
                          <w:rPr>
                            <w:rFonts w:ascii="Cambria Math" w:hAnsi="Cambria Math"/>
                          </w:rPr>
                          <m:t>i=1</m:t>
                        </m:r>
                      </m:e>
                    </m:d>
                  </m:sub>
                  <m:sup>
                    <m:r>
                      <w:rPr>
                        <w:rFonts w:ascii="Cambria Math" w:hAnsi="Cambria Math"/>
                      </w:rPr>
                      <m:t>k</m:t>
                    </m:r>
                  </m:sup>
                </m:sSubSup>
              </m:oMath>
            </m:oMathPara>
          </w:p>
          <w:p w14:paraId="7A750F76" w14:textId="4395C621" w:rsidR="006334CB" w:rsidRPr="00086AE8" w:rsidRDefault="006334CB" w:rsidP="006334CB">
            <w:pPr>
              <w:ind w:firstLine="0"/>
              <w:rPr>
                <w:lang w:val="en-ID"/>
              </w:rPr>
            </w:pPr>
          </w:p>
        </w:tc>
        <w:tc>
          <w:tcPr>
            <w:tcW w:w="4531" w:type="dxa"/>
          </w:tcPr>
          <w:p w14:paraId="77DF1088" w14:textId="40EE4EF0" w:rsidR="006334CB" w:rsidRPr="00086AE8" w:rsidRDefault="006334CB" w:rsidP="006334CB">
            <w:pPr>
              <w:ind w:firstLine="0"/>
              <w:rPr>
                <w:lang w:val="en-ID"/>
              </w:rPr>
            </w:pPr>
            <w:proofErr w:type="spellStart"/>
            <w:r w:rsidRPr="00086AE8">
              <w:rPr>
                <w:lang w:val="en-ID"/>
              </w:rPr>
              <w:t>Himpunan</w:t>
            </w:r>
            <w:proofErr w:type="spellEnd"/>
            <w:r w:rsidRPr="00086AE8">
              <w:rPr>
                <w:lang w:val="en-ID"/>
              </w:rPr>
              <w:t xml:space="preserve"> </w:t>
            </w:r>
            <w:r w:rsidRPr="00086AE8">
              <w:rPr>
                <w:i/>
                <w:iCs/>
                <w:lang w:val="en-ID"/>
              </w:rPr>
              <w:t>exemplars</w:t>
            </w:r>
            <w:r w:rsidRPr="00086AE8">
              <w:rPr>
                <w:lang w:val="en-ID"/>
              </w:rPr>
              <w:t xml:space="preserve"> k </w:t>
            </w:r>
            <w:proofErr w:type="spellStart"/>
            <w:r w:rsidRPr="00086AE8">
              <w:rPr>
                <w:lang w:val="en-ID"/>
              </w:rPr>
              <w:t>dipilih</w:t>
            </w:r>
            <w:proofErr w:type="spellEnd"/>
            <w:r w:rsidRPr="00086AE8">
              <w:rPr>
                <w:lang w:val="en-ID"/>
              </w:rPr>
              <w:t xml:space="preserve"> acak dari </w:t>
            </w:r>
            <m:oMath>
              <m:r>
                <m:rPr>
                  <m:sty m:val="p"/>
                </m:rPr>
                <w:rPr>
                  <w:rFonts w:ascii="Cambria Math" w:hAnsi="Cambria Math"/>
                </w:rPr>
                <m:t>{(xi , yi)}M i=1</m:t>
              </m:r>
            </m:oMath>
            <w:r w:rsidRPr="00086AE8">
              <w:t xml:space="preserve"> </w:t>
            </w:r>
          </w:p>
        </w:tc>
      </w:tr>
    </w:tbl>
    <w:p w14:paraId="18AA4860" w14:textId="529CEAAD" w:rsidR="00E45D34" w:rsidRPr="00086AE8" w:rsidRDefault="00E45D34" w:rsidP="000304FB">
      <w:pPr>
        <w:pStyle w:val="Heading3"/>
        <w:numPr>
          <w:ilvl w:val="0"/>
          <w:numId w:val="0"/>
        </w:numPr>
        <w:rPr>
          <w:rFonts w:ascii="Times New Roman" w:hAnsi="Times New Roman" w:cs="Times New Roman"/>
          <w:color w:val="auto"/>
        </w:rPr>
      </w:pPr>
    </w:p>
    <w:p w14:paraId="20548F69" w14:textId="77777777" w:rsidR="00937717" w:rsidRPr="00086AE8" w:rsidRDefault="00937717" w:rsidP="00937717">
      <w:pPr>
        <w:rPr>
          <w:rFonts w:cs="Times New Roman"/>
        </w:rPr>
      </w:pPr>
    </w:p>
    <w:p w14:paraId="2E8E1810" w14:textId="77777777" w:rsidR="00937717" w:rsidRPr="00086AE8" w:rsidRDefault="00937717" w:rsidP="00937717">
      <w:pPr>
        <w:rPr>
          <w:rFonts w:cs="Times New Roman"/>
        </w:rPr>
      </w:pPr>
    </w:p>
    <w:p w14:paraId="0F8C3C44" w14:textId="77777777" w:rsidR="00937717" w:rsidRPr="00086AE8" w:rsidRDefault="00937717" w:rsidP="00937717">
      <w:pPr>
        <w:rPr>
          <w:rFonts w:cs="Times New Roman"/>
        </w:rPr>
      </w:pPr>
    </w:p>
    <w:p w14:paraId="5BF0EBDF" w14:textId="77777777" w:rsidR="00937717" w:rsidRPr="00086AE8" w:rsidRDefault="00937717" w:rsidP="00937717">
      <w:pPr>
        <w:rPr>
          <w:rFonts w:cs="Times New Roman"/>
        </w:rPr>
      </w:pPr>
    </w:p>
    <w:p w14:paraId="3B8AD611" w14:textId="77777777" w:rsidR="00937717" w:rsidRPr="00086AE8" w:rsidRDefault="00937717" w:rsidP="00937717">
      <w:pPr>
        <w:rPr>
          <w:rFonts w:cs="Times New Roman"/>
        </w:rPr>
      </w:pPr>
    </w:p>
    <w:p w14:paraId="21B86B6A" w14:textId="77777777" w:rsidR="00937717" w:rsidRPr="00086AE8" w:rsidRDefault="00937717" w:rsidP="00937717">
      <w:pPr>
        <w:rPr>
          <w:rFonts w:cs="Times New Roman"/>
        </w:rPr>
      </w:pPr>
    </w:p>
    <w:p w14:paraId="299A4C6B" w14:textId="77777777" w:rsidR="00937717" w:rsidRPr="00086AE8" w:rsidRDefault="00937717" w:rsidP="00937717">
      <w:pPr>
        <w:rPr>
          <w:rFonts w:cs="Times New Roman"/>
        </w:rPr>
      </w:pPr>
    </w:p>
    <w:p w14:paraId="02BC689A" w14:textId="77777777" w:rsidR="00937717" w:rsidRPr="00086AE8" w:rsidRDefault="00937717" w:rsidP="00937717">
      <w:pPr>
        <w:rPr>
          <w:rFonts w:cs="Times New Roman"/>
        </w:rPr>
      </w:pPr>
    </w:p>
    <w:p w14:paraId="1ABE320B" w14:textId="77777777" w:rsidR="00937717" w:rsidRPr="00086AE8" w:rsidRDefault="00937717" w:rsidP="00937717">
      <w:pPr>
        <w:rPr>
          <w:rFonts w:cs="Times New Roman"/>
        </w:rPr>
      </w:pPr>
    </w:p>
    <w:p w14:paraId="5DB278FA" w14:textId="1C54DD03" w:rsidR="001A6ADB" w:rsidRPr="00086AE8" w:rsidRDefault="001A6ADB" w:rsidP="0042276C">
      <w:pPr>
        <w:ind w:firstLine="0"/>
        <w:rPr>
          <w:rFonts w:cs="Times New Roman"/>
        </w:rPr>
      </w:pPr>
    </w:p>
    <w:p w14:paraId="14FC1D0B" w14:textId="6572E2AC" w:rsidR="008B1B1E" w:rsidRPr="00086AE8" w:rsidRDefault="001A6ADB" w:rsidP="000477F1">
      <w:pPr>
        <w:pStyle w:val="Heading1"/>
        <w:rPr>
          <w:rFonts w:cs="Times New Roman"/>
        </w:rPr>
      </w:pPr>
      <w:bookmarkStart w:id="28" w:name="_Toc220058962"/>
      <w:r w:rsidRPr="00086AE8">
        <w:rPr>
          <w:rFonts w:cs="Times New Roman"/>
        </w:rPr>
        <w:lastRenderedPageBreak/>
        <w:t>METODOLOGI</w:t>
      </w:r>
      <w:bookmarkEnd w:id="28"/>
    </w:p>
    <w:p w14:paraId="1B1D552F" w14:textId="1359EA15" w:rsidR="007322C0" w:rsidRPr="00086AE8" w:rsidRDefault="007322C0" w:rsidP="002A7B43">
      <w:pPr>
        <w:spacing w:line="276" w:lineRule="auto"/>
        <w:rPr>
          <w:rFonts w:cs="Times New Roman"/>
        </w:rPr>
      </w:pPr>
      <w:r w:rsidRPr="00086AE8">
        <w:rPr>
          <w:rFonts w:cs="Times New Roman"/>
        </w:rPr>
        <w:t xml:space="preserve">Bab 3 menjelaskan metodologi yang digunakan dalam tugas akhir dalam mengembangkan pembangkit kode otomatis untuk transformasi model BPMN ke kode React.js. </w:t>
      </w:r>
    </w:p>
    <w:p w14:paraId="141540DB" w14:textId="7A1DAC9B" w:rsidR="005443CC" w:rsidRPr="00086AE8" w:rsidRDefault="005443CC" w:rsidP="00A02DCF">
      <w:pPr>
        <w:pStyle w:val="Heading2"/>
        <w:rPr>
          <w:rFonts w:cs="Times New Roman"/>
        </w:rPr>
      </w:pPr>
      <w:bookmarkStart w:id="29" w:name="_Toc220058963"/>
      <w:r w:rsidRPr="00086AE8">
        <w:rPr>
          <w:rFonts w:cs="Times New Roman"/>
        </w:rPr>
        <w:t xml:space="preserve">Alur </w:t>
      </w:r>
      <w:proofErr w:type="spellStart"/>
      <w:r w:rsidRPr="00086AE8">
        <w:rPr>
          <w:rFonts w:cs="Times New Roman"/>
        </w:rPr>
        <w:t>Metodologi</w:t>
      </w:r>
      <w:proofErr w:type="spellEnd"/>
      <w:r w:rsidRPr="00086AE8">
        <w:rPr>
          <w:rFonts w:cs="Times New Roman"/>
        </w:rPr>
        <w:t xml:space="preserve"> </w:t>
      </w:r>
      <w:proofErr w:type="spellStart"/>
      <w:r w:rsidRPr="00086AE8">
        <w:rPr>
          <w:rFonts w:cs="Times New Roman"/>
        </w:rPr>
        <w:t>Penelitian</w:t>
      </w:r>
      <w:bookmarkEnd w:id="29"/>
      <w:proofErr w:type="spellEnd"/>
    </w:p>
    <w:p w14:paraId="760C0137" w14:textId="5464DBFF" w:rsidR="00805C89" w:rsidRPr="00086AE8" w:rsidRDefault="00805C89" w:rsidP="00805C89">
      <w:pPr>
        <w:rPr>
          <w:rFonts w:cs="Times New Roman"/>
        </w:rPr>
      </w:pPr>
      <w:r w:rsidRPr="00086AE8">
        <w:rPr>
          <w:rFonts w:cs="Times New Roman"/>
        </w:rPr>
        <w:t xml:space="preserve">Pada tugas </w:t>
      </w:r>
      <w:proofErr w:type="spellStart"/>
      <w:r w:rsidRPr="00086AE8">
        <w:rPr>
          <w:rFonts w:cs="Times New Roman"/>
        </w:rPr>
        <w:t>akhir</w:t>
      </w:r>
      <w:proofErr w:type="spellEnd"/>
      <w:r w:rsidRPr="00086AE8">
        <w:rPr>
          <w:rFonts w:cs="Times New Roman"/>
        </w:rPr>
        <w:t xml:space="preserve"> ini, </w:t>
      </w:r>
      <w:proofErr w:type="spellStart"/>
      <w:r w:rsidRPr="00086AE8">
        <w:rPr>
          <w:rFonts w:cs="Times New Roman"/>
        </w:rPr>
        <w:t>terdapat</w:t>
      </w:r>
      <w:proofErr w:type="spellEnd"/>
      <w:r w:rsidRPr="00086AE8">
        <w:rPr>
          <w:rFonts w:cs="Times New Roman"/>
        </w:rPr>
        <w:t xml:space="preserve"> </w:t>
      </w:r>
      <w:proofErr w:type="spellStart"/>
      <w:r w:rsidRPr="00086AE8">
        <w:rPr>
          <w:rFonts w:cs="Times New Roman"/>
        </w:rPr>
        <w:t>tiga</w:t>
      </w:r>
      <w:proofErr w:type="spellEnd"/>
      <w:r w:rsidRPr="00086AE8">
        <w:rPr>
          <w:rFonts w:cs="Times New Roman"/>
        </w:rPr>
        <w:t xml:space="preserve"> </w:t>
      </w:r>
      <w:proofErr w:type="spellStart"/>
      <w:r w:rsidRPr="00086AE8">
        <w:rPr>
          <w:rFonts w:cs="Times New Roman"/>
        </w:rPr>
        <w:t>tahap</w:t>
      </w:r>
      <w:proofErr w:type="spellEnd"/>
      <w:r w:rsidRPr="00086AE8">
        <w:rPr>
          <w:rFonts w:cs="Times New Roman"/>
        </w:rPr>
        <w:t xml:space="preserve"> besar yang </w:t>
      </w:r>
      <w:proofErr w:type="spellStart"/>
      <w:r w:rsidRPr="00086AE8">
        <w:rPr>
          <w:rFonts w:cs="Times New Roman"/>
        </w:rPr>
        <w:t>dilakukan</w:t>
      </w:r>
      <w:proofErr w:type="spellEnd"/>
      <w:r w:rsidRPr="00086AE8">
        <w:rPr>
          <w:rFonts w:cs="Times New Roman"/>
        </w:rPr>
        <w:t xml:space="preserve"> untuk </w:t>
      </w:r>
      <w:proofErr w:type="spellStart"/>
      <w:r w:rsidRPr="00086AE8">
        <w:rPr>
          <w:rFonts w:cs="Times New Roman"/>
        </w:rPr>
        <w:t>pengembangan</w:t>
      </w:r>
      <w:proofErr w:type="spellEnd"/>
      <w:r w:rsidRPr="00086AE8">
        <w:rPr>
          <w:rFonts w:cs="Times New Roman"/>
        </w:rPr>
        <w:t xml:space="preserve"> </w:t>
      </w:r>
      <w:proofErr w:type="spellStart"/>
      <w:r w:rsidRPr="00086AE8">
        <w:rPr>
          <w:rFonts w:cs="Times New Roman"/>
        </w:rPr>
        <w:t>pembangkit</w:t>
      </w:r>
      <w:proofErr w:type="spellEnd"/>
      <w:r w:rsidRPr="00086AE8">
        <w:rPr>
          <w:rFonts w:cs="Times New Roman"/>
        </w:rPr>
        <w:t xml:space="preserve"> </w:t>
      </w:r>
      <w:proofErr w:type="spellStart"/>
      <w:r w:rsidRPr="00086AE8">
        <w:rPr>
          <w:rFonts w:cs="Times New Roman"/>
        </w:rPr>
        <w:t>kode</w:t>
      </w:r>
      <w:proofErr w:type="spellEnd"/>
      <w:r w:rsidRPr="00086AE8">
        <w:rPr>
          <w:rFonts w:cs="Times New Roman"/>
        </w:rPr>
        <w:t xml:space="preserve"> </w:t>
      </w:r>
      <w:proofErr w:type="spellStart"/>
      <w:r w:rsidRPr="00086AE8">
        <w:rPr>
          <w:rFonts w:cs="Times New Roman"/>
        </w:rPr>
        <w:t>otomatis</w:t>
      </w:r>
      <w:proofErr w:type="spellEnd"/>
      <w:r w:rsidRPr="00086AE8">
        <w:rPr>
          <w:rFonts w:cs="Times New Roman"/>
        </w:rPr>
        <w:t xml:space="preserve"> untuk </w:t>
      </w:r>
      <w:proofErr w:type="spellStart"/>
      <w:r w:rsidRPr="00086AE8">
        <w:rPr>
          <w:rFonts w:cs="Times New Roman"/>
        </w:rPr>
        <w:t>transformasi</w:t>
      </w:r>
      <w:proofErr w:type="spellEnd"/>
      <w:r w:rsidRPr="00086AE8">
        <w:rPr>
          <w:rFonts w:cs="Times New Roman"/>
        </w:rPr>
        <w:t xml:space="preserve"> model BPMN ke </w:t>
      </w:r>
      <w:proofErr w:type="spellStart"/>
      <w:r w:rsidRPr="00086AE8">
        <w:rPr>
          <w:rFonts w:cs="Times New Roman"/>
        </w:rPr>
        <w:t>kode</w:t>
      </w:r>
      <w:proofErr w:type="spellEnd"/>
      <w:r w:rsidRPr="00086AE8">
        <w:rPr>
          <w:rFonts w:cs="Times New Roman"/>
        </w:rPr>
        <w:t xml:space="preserve"> React.js. </w:t>
      </w:r>
      <w:proofErr w:type="spellStart"/>
      <w:r w:rsidRPr="00086AE8">
        <w:rPr>
          <w:rFonts w:cs="Times New Roman"/>
        </w:rPr>
        <w:t>Tahap</w:t>
      </w:r>
      <w:proofErr w:type="spellEnd"/>
      <w:r w:rsidRPr="00086AE8">
        <w:rPr>
          <w:rFonts w:cs="Times New Roman"/>
        </w:rPr>
        <w:t xml:space="preserve"> 1 </w:t>
      </w:r>
      <w:proofErr w:type="spellStart"/>
      <w:r w:rsidRPr="00086AE8">
        <w:rPr>
          <w:rFonts w:cs="Times New Roman"/>
        </w:rPr>
        <w:t>merupakan</w:t>
      </w:r>
      <w:proofErr w:type="spellEnd"/>
      <w:r w:rsidRPr="00086AE8">
        <w:rPr>
          <w:rFonts w:cs="Times New Roman"/>
        </w:rPr>
        <w:t xml:space="preserve"> </w:t>
      </w:r>
      <w:proofErr w:type="spellStart"/>
      <w:r w:rsidRPr="00086AE8">
        <w:rPr>
          <w:rFonts w:cs="Times New Roman"/>
        </w:rPr>
        <w:t>persiapan</w:t>
      </w:r>
      <w:proofErr w:type="spellEnd"/>
      <w:r w:rsidRPr="00086AE8">
        <w:rPr>
          <w:rFonts w:cs="Times New Roman"/>
        </w:rPr>
        <w:t xml:space="preserve"> dataset yang </w:t>
      </w:r>
      <w:proofErr w:type="spellStart"/>
      <w:r w:rsidRPr="00086AE8">
        <w:rPr>
          <w:rFonts w:cs="Times New Roman"/>
        </w:rPr>
        <w:t>didalamnya</w:t>
      </w:r>
      <w:proofErr w:type="spellEnd"/>
      <w:r w:rsidRPr="00086AE8">
        <w:rPr>
          <w:rFonts w:cs="Times New Roman"/>
        </w:rPr>
        <w:t xml:space="preserve"> </w:t>
      </w:r>
      <w:proofErr w:type="spellStart"/>
      <w:r w:rsidRPr="00086AE8">
        <w:rPr>
          <w:rFonts w:cs="Times New Roman"/>
        </w:rPr>
        <w:t>mencakup</w:t>
      </w:r>
      <w:proofErr w:type="spellEnd"/>
      <w:r w:rsidRPr="00086AE8">
        <w:rPr>
          <w:rFonts w:cs="Times New Roman"/>
        </w:rPr>
        <w:t xml:space="preserve"> </w:t>
      </w:r>
      <w:proofErr w:type="spellStart"/>
      <w:r w:rsidRPr="00086AE8">
        <w:rPr>
          <w:rFonts w:cs="Times New Roman"/>
        </w:rPr>
        <w:t>perumusan</w:t>
      </w:r>
      <w:proofErr w:type="spellEnd"/>
      <w:r w:rsidRPr="00086AE8">
        <w:rPr>
          <w:rFonts w:cs="Times New Roman"/>
        </w:rPr>
        <w:t xml:space="preserve"> </w:t>
      </w:r>
      <w:proofErr w:type="spellStart"/>
      <w:r w:rsidRPr="00086AE8">
        <w:rPr>
          <w:rFonts w:cs="Times New Roman"/>
        </w:rPr>
        <w:t>struktur</w:t>
      </w:r>
      <w:proofErr w:type="spellEnd"/>
      <w:r w:rsidRPr="00086AE8">
        <w:rPr>
          <w:rFonts w:cs="Times New Roman"/>
        </w:rPr>
        <w:t xml:space="preserve"> </w:t>
      </w:r>
      <w:r w:rsidRPr="00086AE8">
        <w:rPr>
          <w:rFonts w:cs="Times New Roman"/>
          <w:i/>
          <w:iCs/>
        </w:rPr>
        <w:t xml:space="preserve">intermediate representation </w:t>
      </w:r>
      <w:r w:rsidRPr="00086AE8">
        <w:rPr>
          <w:rFonts w:cs="Times New Roman"/>
        </w:rPr>
        <w:t xml:space="preserve">(IR), </w:t>
      </w:r>
      <w:proofErr w:type="spellStart"/>
      <w:r w:rsidRPr="00086AE8">
        <w:rPr>
          <w:rFonts w:cs="Times New Roman"/>
        </w:rPr>
        <w:t>formulasi</w:t>
      </w:r>
      <w:proofErr w:type="spellEnd"/>
      <w:r w:rsidRPr="00086AE8">
        <w:rPr>
          <w:rFonts w:cs="Times New Roman"/>
        </w:rPr>
        <w:t xml:space="preserve"> </w:t>
      </w:r>
      <w:proofErr w:type="spellStart"/>
      <w:r w:rsidRPr="00086AE8">
        <w:rPr>
          <w:rFonts w:cs="Times New Roman"/>
        </w:rPr>
        <w:t>algoritma</w:t>
      </w:r>
      <w:proofErr w:type="spellEnd"/>
      <w:r w:rsidRPr="00086AE8">
        <w:rPr>
          <w:rFonts w:cs="Times New Roman"/>
        </w:rPr>
        <w:t xml:space="preserve"> </w:t>
      </w:r>
      <w:proofErr w:type="spellStart"/>
      <w:r w:rsidRPr="00086AE8">
        <w:rPr>
          <w:rFonts w:cs="Times New Roman"/>
        </w:rPr>
        <w:t>ekstraksi</w:t>
      </w:r>
      <w:proofErr w:type="spellEnd"/>
      <w:r w:rsidRPr="00086AE8">
        <w:rPr>
          <w:rFonts w:cs="Times New Roman"/>
        </w:rPr>
        <w:t xml:space="preserve"> IR1, </w:t>
      </w:r>
      <w:proofErr w:type="spellStart"/>
      <w:r w:rsidRPr="00086AE8">
        <w:rPr>
          <w:rFonts w:cs="Times New Roman"/>
        </w:rPr>
        <w:t>formulasi</w:t>
      </w:r>
      <w:proofErr w:type="spellEnd"/>
      <w:r w:rsidRPr="00086AE8">
        <w:rPr>
          <w:rFonts w:cs="Times New Roman"/>
        </w:rPr>
        <w:t xml:space="preserve"> </w:t>
      </w:r>
      <w:proofErr w:type="spellStart"/>
      <w:r w:rsidRPr="00086AE8">
        <w:rPr>
          <w:rFonts w:cs="Times New Roman"/>
        </w:rPr>
        <w:t>algoritma</w:t>
      </w:r>
      <w:proofErr w:type="spellEnd"/>
      <w:r w:rsidRPr="00086AE8">
        <w:rPr>
          <w:rFonts w:cs="Times New Roman"/>
        </w:rPr>
        <w:t xml:space="preserve"> </w:t>
      </w:r>
      <w:proofErr w:type="spellStart"/>
      <w:r w:rsidRPr="00086AE8">
        <w:rPr>
          <w:rFonts w:cs="Times New Roman"/>
        </w:rPr>
        <w:t>transformasi</w:t>
      </w:r>
      <w:proofErr w:type="spellEnd"/>
      <w:r w:rsidRPr="00086AE8">
        <w:rPr>
          <w:rFonts w:cs="Times New Roman"/>
        </w:rPr>
        <w:t xml:space="preserve"> IR1 ke IR2</w:t>
      </w:r>
      <w:r w:rsidR="001924E3" w:rsidRPr="00086AE8">
        <w:rPr>
          <w:rFonts w:cs="Times New Roman"/>
        </w:rPr>
        <w:t xml:space="preserve">, </w:t>
      </w:r>
      <w:proofErr w:type="spellStart"/>
      <w:r w:rsidR="001924E3" w:rsidRPr="00086AE8">
        <w:rPr>
          <w:rFonts w:cs="Times New Roman"/>
        </w:rPr>
        <w:t>representasi</w:t>
      </w:r>
      <w:proofErr w:type="spellEnd"/>
      <w:r w:rsidR="001924E3" w:rsidRPr="00086AE8">
        <w:rPr>
          <w:rFonts w:cs="Times New Roman"/>
        </w:rPr>
        <w:t xml:space="preserve"> BPMN ke IR, </w:t>
      </w:r>
      <w:proofErr w:type="spellStart"/>
      <w:r w:rsidR="001924E3" w:rsidRPr="00086AE8">
        <w:rPr>
          <w:rFonts w:cs="Times New Roman"/>
        </w:rPr>
        <w:t>pengembangan</w:t>
      </w:r>
      <w:proofErr w:type="spellEnd"/>
      <w:r w:rsidR="001924E3" w:rsidRPr="00086AE8">
        <w:rPr>
          <w:rFonts w:cs="Times New Roman"/>
        </w:rPr>
        <w:t xml:space="preserve"> </w:t>
      </w:r>
      <w:r w:rsidR="001924E3" w:rsidRPr="00086AE8">
        <w:rPr>
          <w:rFonts w:cs="Times New Roman"/>
          <w:i/>
          <w:iCs/>
        </w:rPr>
        <w:t>hybrid</w:t>
      </w:r>
      <w:r w:rsidR="001924E3" w:rsidRPr="00086AE8">
        <w:rPr>
          <w:rFonts w:cs="Times New Roman"/>
        </w:rPr>
        <w:t xml:space="preserve">: manual dan LLM aplikasi React.js </w:t>
      </w:r>
      <w:proofErr w:type="spellStart"/>
      <w:r w:rsidR="001924E3" w:rsidRPr="00086AE8">
        <w:rPr>
          <w:rFonts w:cs="Times New Roman"/>
        </w:rPr>
        <w:t>sederhana</w:t>
      </w:r>
      <w:proofErr w:type="spellEnd"/>
      <w:r w:rsidR="001924E3" w:rsidRPr="00086AE8">
        <w:rPr>
          <w:rFonts w:cs="Times New Roman"/>
        </w:rPr>
        <w:t xml:space="preserve"> berdasarkan IR, dan </w:t>
      </w:r>
      <w:proofErr w:type="spellStart"/>
      <w:r w:rsidR="001924E3" w:rsidRPr="00086AE8">
        <w:rPr>
          <w:rFonts w:cs="Times New Roman"/>
        </w:rPr>
        <w:t>pembuatan</w:t>
      </w:r>
      <w:proofErr w:type="spellEnd"/>
      <w:r w:rsidR="001924E3" w:rsidRPr="00086AE8">
        <w:rPr>
          <w:rFonts w:cs="Times New Roman"/>
        </w:rPr>
        <w:t xml:space="preserve"> </w:t>
      </w:r>
      <w:r w:rsidR="001924E3" w:rsidRPr="00086AE8">
        <w:rPr>
          <w:rFonts w:cs="Times New Roman"/>
          <w:i/>
          <w:iCs/>
        </w:rPr>
        <w:t>chat template</w:t>
      </w:r>
      <w:r w:rsidR="001924E3" w:rsidRPr="00086AE8">
        <w:rPr>
          <w:rFonts w:cs="Times New Roman"/>
        </w:rPr>
        <w:t xml:space="preserve"> dengan input IR2 dan output JSON aplikasi. </w:t>
      </w:r>
      <w:proofErr w:type="spellStart"/>
      <w:r w:rsidR="001924E3" w:rsidRPr="00086AE8">
        <w:rPr>
          <w:rFonts w:cs="Times New Roman"/>
        </w:rPr>
        <w:t>Tahap</w:t>
      </w:r>
      <w:proofErr w:type="spellEnd"/>
      <w:r w:rsidR="001924E3" w:rsidRPr="00086AE8">
        <w:rPr>
          <w:rFonts w:cs="Times New Roman"/>
        </w:rPr>
        <w:t xml:space="preserve"> 2 </w:t>
      </w:r>
      <w:proofErr w:type="spellStart"/>
      <w:r w:rsidR="001924E3" w:rsidRPr="00086AE8">
        <w:rPr>
          <w:rFonts w:cs="Times New Roman"/>
        </w:rPr>
        <w:t>merupakan</w:t>
      </w:r>
      <w:proofErr w:type="spellEnd"/>
      <w:r w:rsidR="001924E3" w:rsidRPr="00086AE8">
        <w:rPr>
          <w:rFonts w:cs="Times New Roman"/>
        </w:rPr>
        <w:t xml:space="preserve"> </w:t>
      </w:r>
      <w:proofErr w:type="spellStart"/>
      <w:r w:rsidR="001924E3" w:rsidRPr="00086AE8">
        <w:rPr>
          <w:rFonts w:cs="Times New Roman"/>
        </w:rPr>
        <w:t>pemrosesan</w:t>
      </w:r>
      <w:proofErr w:type="spellEnd"/>
      <w:r w:rsidR="001924E3" w:rsidRPr="00086AE8">
        <w:rPr>
          <w:rFonts w:cs="Times New Roman"/>
        </w:rPr>
        <w:t xml:space="preserve"> LLM yang </w:t>
      </w:r>
      <w:proofErr w:type="spellStart"/>
      <w:r w:rsidR="001924E3" w:rsidRPr="00086AE8">
        <w:rPr>
          <w:rFonts w:cs="Times New Roman"/>
        </w:rPr>
        <w:t>mencakup</w:t>
      </w:r>
      <w:proofErr w:type="spellEnd"/>
      <w:r w:rsidR="001924E3" w:rsidRPr="00086AE8">
        <w:rPr>
          <w:rFonts w:cs="Times New Roman"/>
        </w:rPr>
        <w:t xml:space="preserve"> </w:t>
      </w:r>
      <w:proofErr w:type="spellStart"/>
      <w:r w:rsidR="001924E3" w:rsidRPr="00086AE8">
        <w:rPr>
          <w:rFonts w:cs="Times New Roman"/>
        </w:rPr>
        <w:t>beberapa</w:t>
      </w:r>
      <w:proofErr w:type="spellEnd"/>
      <w:r w:rsidR="001924E3" w:rsidRPr="00086AE8">
        <w:rPr>
          <w:rFonts w:cs="Times New Roman"/>
        </w:rPr>
        <w:t xml:space="preserve"> </w:t>
      </w:r>
      <w:proofErr w:type="spellStart"/>
      <w:r w:rsidR="001924E3" w:rsidRPr="00086AE8">
        <w:rPr>
          <w:rFonts w:cs="Times New Roman"/>
        </w:rPr>
        <w:t>langkah</w:t>
      </w:r>
      <w:proofErr w:type="spellEnd"/>
      <w:r w:rsidR="001924E3" w:rsidRPr="00086AE8">
        <w:rPr>
          <w:rFonts w:cs="Times New Roman"/>
        </w:rPr>
        <w:t xml:space="preserve">, </w:t>
      </w:r>
      <w:proofErr w:type="spellStart"/>
      <w:r w:rsidR="001924E3" w:rsidRPr="00086AE8">
        <w:rPr>
          <w:rFonts w:cs="Times New Roman"/>
        </w:rPr>
        <w:t>yaitu</w:t>
      </w:r>
      <w:proofErr w:type="spellEnd"/>
      <w:r w:rsidR="001924E3" w:rsidRPr="00086AE8">
        <w:rPr>
          <w:rFonts w:cs="Times New Roman"/>
        </w:rPr>
        <w:t xml:space="preserve"> </w:t>
      </w:r>
      <w:r w:rsidR="001924E3" w:rsidRPr="00086AE8">
        <w:rPr>
          <w:rFonts w:cs="Times New Roman"/>
          <w:i/>
          <w:iCs/>
        </w:rPr>
        <w:t>chain of thought prompting</w:t>
      </w:r>
      <w:r w:rsidR="001924E3" w:rsidRPr="00086AE8">
        <w:rPr>
          <w:rFonts w:cs="Times New Roman"/>
        </w:rPr>
        <w:t xml:space="preserve">, </w:t>
      </w:r>
      <w:r w:rsidR="001924E3" w:rsidRPr="00086AE8">
        <w:rPr>
          <w:rFonts w:cs="Times New Roman"/>
          <w:i/>
          <w:iCs/>
        </w:rPr>
        <w:t>fine tuning,</w:t>
      </w:r>
      <w:r w:rsidR="001924E3" w:rsidRPr="00086AE8">
        <w:rPr>
          <w:rFonts w:cs="Times New Roman"/>
        </w:rPr>
        <w:t xml:space="preserve"> RAG, dan </w:t>
      </w:r>
      <w:proofErr w:type="spellStart"/>
      <w:r w:rsidR="001924E3" w:rsidRPr="00086AE8">
        <w:rPr>
          <w:rFonts w:cs="Times New Roman"/>
        </w:rPr>
        <w:t>evaluasi</w:t>
      </w:r>
      <w:proofErr w:type="spellEnd"/>
      <w:r w:rsidR="001924E3" w:rsidRPr="00086AE8">
        <w:rPr>
          <w:rFonts w:cs="Times New Roman"/>
        </w:rPr>
        <w:t xml:space="preserve"> LLM. </w:t>
      </w:r>
      <w:proofErr w:type="spellStart"/>
      <w:r w:rsidR="001924E3" w:rsidRPr="00086AE8">
        <w:rPr>
          <w:rFonts w:cs="Times New Roman"/>
        </w:rPr>
        <w:t>Tahap</w:t>
      </w:r>
      <w:proofErr w:type="spellEnd"/>
      <w:r w:rsidR="001924E3" w:rsidRPr="00086AE8">
        <w:rPr>
          <w:rFonts w:cs="Times New Roman"/>
        </w:rPr>
        <w:t xml:space="preserve"> 3, </w:t>
      </w:r>
      <w:proofErr w:type="spellStart"/>
      <w:r w:rsidR="001924E3" w:rsidRPr="00086AE8">
        <w:rPr>
          <w:rFonts w:cs="Times New Roman"/>
        </w:rPr>
        <w:t>yaitu</w:t>
      </w:r>
      <w:proofErr w:type="spellEnd"/>
      <w:r w:rsidR="001924E3" w:rsidRPr="00086AE8">
        <w:rPr>
          <w:rFonts w:cs="Times New Roman"/>
        </w:rPr>
        <w:t xml:space="preserve"> </w:t>
      </w:r>
      <w:proofErr w:type="spellStart"/>
      <w:r w:rsidR="001924E3" w:rsidRPr="00086AE8">
        <w:rPr>
          <w:rFonts w:cs="Times New Roman"/>
        </w:rPr>
        <w:t>tahap</w:t>
      </w:r>
      <w:proofErr w:type="spellEnd"/>
      <w:r w:rsidR="001924E3" w:rsidRPr="00086AE8">
        <w:rPr>
          <w:rFonts w:cs="Times New Roman"/>
        </w:rPr>
        <w:t xml:space="preserve"> </w:t>
      </w:r>
      <w:proofErr w:type="spellStart"/>
      <w:r w:rsidR="001924E3" w:rsidRPr="00086AE8">
        <w:rPr>
          <w:rFonts w:cs="Times New Roman"/>
        </w:rPr>
        <w:t>terakhir</w:t>
      </w:r>
      <w:proofErr w:type="spellEnd"/>
      <w:r w:rsidR="001924E3" w:rsidRPr="00086AE8">
        <w:rPr>
          <w:rFonts w:cs="Times New Roman"/>
        </w:rPr>
        <w:t xml:space="preserve"> </w:t>
      </w:r>
      <w:proofErr w:type="spellStart"/>
      <w:r w:rsidR="001924E3" w:rsidRPr="00086AE8">
        <w:rPr>
          <w:rFonts w:cs="Times New Roman"/>
        </w:rPr>
        <w:t>mencakup</w:t>
      </w:r>
      <w:proofErr w:type="spellEnd"/>
      <w:r w:rsidR="001924E3" w:rsidRPr="00086AE8">
        <w:rPr>
          <w:rFonts w:cs="Times New Roman"/>
        </w:rPr>
        <w:t xml:space="preserve"> </w:t>
      </w:r>
      <w:proofErr w:type="spellStart"/>
      <w:r w:rsidR="001924E3" w:rsidRPr="00086AE8">
        <w:rPr>
          <w:rFonts w:cs="Times New Roman"/>
        </w:rPr>
        <w:t>formulasi</w:t>
      </w:r>
      <w:proofErr w:type="spellEnd"/>
      <w:r w:rsidR="001924E3" w:rsidRPr="00086AE8">
        <w:rPr>
          <w:rFonts w:cs="Times New Roman"/>
        </w:rPr>
        <w:t xml:space="preserve"> </w:t>
      </w:r>
      <w:proofErr w:type="spellStart"/>
      <w:r w:rsidR="001924E3" w:rsidRPr="00086AE8">
        <w:rPr>
          <w:rFonts w:cs="Times New Roman"/>
        </w:rPr>
        <w:t>algoritma</w:t>
      </w:r>
      <w:proofErr w:type="spellEnd"/>
      <w:r w:rsidR="001924E3" w:rsidRPr="00086AE8">
        <w:rPr>
          <w:rFonts w:cs="Times New Roman"/>
        </w:rPr>
        <w:t xml:space="preserve"> input </w:t>
      </w:r>
      <w:r w:rsidR="001924E3" w:rsidRPr="00086AE8">
        <w:rPr>
          <w:rFonts w:cs="Times New Roman"/>
          <w:i/>
          <w:iCs/>
        </w:rPr>
        <w:t>prompt</w:t>
      </w:r>
      <w:r w:rsidR="001924E3" w:rsidRPr="00086AE8">
        <w:rPr>
          <w:rFonts w:cs="Times New Roman"/>
        </w:rPr>
        <w:t xml:space="preserve"> ke LLM, </w:t>
      </w:r>
      <w:proofErr w:type="spellStart"/>
      <w:r w:rsidR="001924E3" w:rsidRPr="00086AE8">
        <w:rPr>
          <w:rFonts w:cs="Times New Roman"/>
        </w:rPr>
        <w:t>algoritma</w:t>
      </w:r>
      <w:proofErr w:type="spellEnd"/>
      <w:r w:rsidR="001924E3" w:rsidRPr="00086AE8">
        <w:rPr>
          <w:rFonts w:cs="Times New Roman"/>
        </w:rPr>
        <w:t xml:space="preserve"> </w:t>
      </w:r>
      <w:proofErr w:type="spellStart"/>
      <w:r w:rsidR="001924E3" w:rsidRPr="00086AE8">
        <w:rPr>
          <w:rFonts w:cs="Times New Roman"/>
        </w:rPr>
        <w:t>penyusunan</w:t>
      </w:r>
      <w:proofErr w:type="spellEnd"/>
      <w:r w:rsidR="001924E3" w:rsidRPr="00086AE8">
        <w:rPr>
          <w:rFonts w:cs="Times New Roman"/>
        </w:rPr>
        <w:t xml:space="preserve"> file aplikasi react.js, </w:t>
      </w:r>
      <w:proofErr w:type="spellStart"/>
      <w:r w:rsidR="001924E3" w:rsidRPr="00086AE8">
        <w:rPr>
          <w:rFonts w:cs="Times New Roman"/>
        </w:rPr>
        <w:t>evaluasi</w:t>
      </w:r>
      <w:proofErr w:type="spellEnd"/>
      <w:r w:rsidR="001924E3" w:rsidRPr="00086AE8">
        <w:rPr>
          <w:rFonts w:cs="Times New Roman"/>
        </w:rPr>
        <w:t xml:space="preserve"> </w:t>
      </w:r>
      <w:proofErr w:type="spellStart"/>
      <w:r w:rsidR="001924E3" w:rsidRPr="00086AE8">
        <w:rPr>
          <w:rFonts w:cs="Times New Roman"/>
        </w:rPr>
        <w:t>efisiensi</w:t>
      </w:r>
      <w:proofErr w:type="spellEnd"/>
      <w:r w:rsidR="001924E3" w:rsidRPr="00086AE8">
        <w:rPr>
          <w:rFonts w:cs="Times New Roman"/>
        </w:rPr>
        <w:t xml:space="preserve">, </w:t>
      </w:r>
      <w:proofErr w:type="spellStart"/>
      <w:r w:rsidR="001924E3" w:rsidRPr="00086AE8">
        <w:rPr>
          <w:rFonts w:cs="Times New Roman"/>
        </w:rPr>
        <w:t>evaluasi</w:t>
      </w:r>
      <w:proofErr w:type="spellEnd"/>
      <w:r w:rsidR="001924E3" w:rsidRPr="00086AE8">
        <w:rPr>
          <w:rFonts w:cs="Times New Roman"/>
        </w:rPr>
        <w:t xml:space="preserve"> </w:t>
      </w:r>
      <w:r w:rsidR="001924E3" w:rsidRPr="00086AE8">
        <w:rPr>
          <w:rFonts w:cs="Times New Roman"/>
          <w:i/>
          <w:iCs/>
        </w:rPr>
        <w:t>ground truth</w:t>
      </w:r>
      <w:r w:rsidR="001924E3" w:rsidRPr="00086AE8">
        <w:rPr>
          <w:rFonts w:cs="Times New Roman"/>
        </w:rPr>
        <w:t xml:space="preserve">, dan </w:t>
      </w:r>
      <w:proofErr w:type="spellStart"/>
      <w:r w:rsidR="001924E3" w:rsidRPr="00086AE8">
        <w:rPr>
          <w:rFonts w:cs="Times New Roman"/>
        </w:rPr>
        <w:t>evaluasi</w:t>
      </w:r>
      <w:proofErr w:type="spellEnd"/>
      <w:r w:rsidR="001924E3" w:rsidRPr="00086AE8">
        <w:rPr>
          <w:rFonts w:cs="Times New Roman"/>
        </w:rPr>
        <w:t xml:space="preserve"> </w:t>
      </w:r>
      <w:proofErr w:type="spellStart"/>
      <w:r w:rsidR="001924E3" w:rsidRPr="00086AE8">
        <w:rPr>
          <w:rFonts w:cs="Times New Roman"/>
        </w:rPr>
        <w:t>kualitas</w:t>
      </w:r>
      <w:proofErr w:type="spellEnd"/>
      <w:r w:rsidR="001924E3" w:rsidRPr="00086AE8">
        <w:rPr>
          <w:rFonts w:cs="Times New Roman"/>
        </w:rPr>
        <w:t xml:space="preserve"> </w:t>
      </w:r>
      <w:proofErr w:type="spellStart"/>
      <w:r w:rsidR="001924E3" w:rsidRPr="00086AE8">
        <w:rPr>
          <w:rFonts w:cs="Times New Roman"/>
        </w:rPr>
        <w:t>kode</w:t>
      </w:r>
      <w:proofErr w:type="spellEnd"/>
      <w:r w:rsidR="001924E3" w:rsidRPr="00086AE8">
        <w:rPr>
          <w:rFonts w:cs="Times New Roman"/>
        </w:rPr>
        <w:t>.</w:t>
      </w:r>
    </w:p>
    <w:p w14:paraId="61241914" w14:textId="77777777" w:rsidR="00B73812" w:rsidRPr="00086AE8" w:rsidRDefault="00B73812" w:rsidP="00B73812">
      <w:pPr>
        <w:pStyle w:val="Heading3"/>
        <w:rPr>
          <w:rFonts w:ascii="Times New Roman" w:hAnsi="Times New Roman" w:cs="Times New Roman"/>
          <w:color w:val="auto"/>
        </w:rPr>
      </w:pPr>
      <w:bookmarkStart w:id="30" w:name="_Toc220058964"/>
      <w:proofErr w:type="spellStart"/>
      <w:r w:rsidRPr="00086AE8">
        <w:rPr>
          <w:rFonts w:ascii="Times New Roman" w:hAnsi="Times New Roman" w:cs="Times New Roman"/>
          <w:color w:val="auto"/>
        </w:rPr>
        <w:t>Tahap</w:t>
      </w:r>
      <w:proofErr w:type="spellEnd"/>
      <w:r w:rsidRPr="00086AE8">
        <w:rPr>
          <w:rFonts w:ascii="Times New Roman" w:hAnsi="Times New Roman" w:cs="Times New Roman"/>
          <w:color w:val="auto"/>
        </w:rPr>
        <w:t xml:space="preserve"> 1: </w:t>
      </w:r>
      <w:proofErr w:type="spellStart"/>
      <w:r w:rsidRPr="00086AE8">
        <w:rPr>
          <w:rFonts w:ascii="Times New Roman" w:hAnsi="Times New Roman" w:cs="Times New Roman"/>
          <w:color w:val="auto"/>
        </w:rPr>
        <w:t>Persiapan</w:t>
      </w:r>
      <w:proofErr w:type="spellEnd"/>
      <w:r w:rsidRPr="00086AE8">
        <w:rPr>
          <w:rFonts w:ascii="Times New Roman" w:hAnsi="Times New Roman" w:cs="Times New Roman"/>
          <w:color w:val="auto"/>
        </w:rPr>
        <w:t xml:space="preserve"> Dataset</w:t>
      </w:r>
      <w:bookmarkEnd w:id="30"/>
    </w:p>
    <w:p w14:paraId="32437674" w14:textId="6854B4FA" w:rsidR="00B73812" w:rsidRPr="00086AE8" w:rsidRDefault="00B73812" w:rsidP="00B73812">
      <w:pPr>
        <w:spacing w:line="276" w:lineRule="auto"/>
        <w:ind w:firstLine="113"/>
        <w:rPr>
          <w:rFonts w:cs="Times New Roman"/>
          <w:lang w:val="en-ID"/>
        </w:rPr>
      </w:pPr>
      <w:proofErr w:type="spellStart"/>
      <w:r w:rsidRPr="00086AE8">
        <w:rPr>
          <w:rFonts w:cs="Times New Roman"/>
        </w:rPr>
        <w:t>Tahap</w:t>
      </w:r>
      <w:proofErr w:type="spellEnd"/>
      <w:r w:rsidRPr="00086AE8">
        <w:rPr>
          <w:rFonts w:cs="Times New Roman"/>
        </w:rPr>
        <w:t xml:space="preserve"> pertama </w:t>
      </w:r>
      <w:proofErr w:type="spellStart"/>
      <w:r w:rsidRPr="00086AE8">
        <w:rPr>
          <w:rFonts w:cs="Times New Roman"/>
        </w:rPr>
        <w:t>dari</w:t>
      </w:r>
      <w:proofErr w:type="spellEnd"/>
      <w:r w:rsidRPr="00086AE8">
        <w:rPr>
          <w:rFonts w:cs="Times New Roman"/>
        </w:rPr>
        <w:t xml:space="preserve"> dalam </w:t>
      </w:r>
      <w:proofErr w:type="spellStart"/>
      <w:r w:rsidRPr="00086AE8">
        <w:rPr>
          <w:rFonts w:cs="Times New Roman"/>
        </w:rPr>
        <w:t>metodologi</w:t>
      </w:r>
      <w:proofErr w:type="spellEnd"/>
      <w:r w:rsidRPr="00086AE8">
        <w:rPr>
          <w:rFonts w:cs="Times New Roman"/>
        </w:rPr>
        <w:t xml:space="preserve"> </w:t>
      </w:r>
      <w:proofErr w:type="spellStart"/>
      <w:r w:rsidRPr="00086AE8">
        <w:rPr>
          <w:rFonts w:cs="Times New Roman"/>
        </w:rPr>
        <w:t>penelitian</w:t>
      </w:r>
      <w:proofErr w:type="spellEnd"/>
      <w:r w:rsidRPr="00086AE8">
        <w:rPr>
          <w:rFonts w:cs="Times New Roman"/>
        </w:rPr>
        <w:t xml:space="preserve"> ini </w:t>
      </w:r>
      <w:proofErr w:type="spellStart"/>
      <w:r w:rsidRPr="00086AE8">
        <w:rPr>
          <w:rFonts w:cs="Times New Roman"/>
        </w:rPr>
        <w:t>adalah</w:t>
      </w:r>
      <w:proofErr w:type="spellEnd"/>
      <w:r w:rsidRPr="00086AE8">
        <w:rPr>
          <w:rFonts w:cs="Times New Roman"/>
        </w:rPr>
        <w:t xml:space="preserve"> </w:t>
      </w:r>
      <w:proofErr w:type="spellStart"/>
      <w:r w:rsidRPr="00086AE8">
        <w:rPr>
          <w:rFonts w:cs="Times New Roman"/>
        </w:rPr>
        <w:t>menyiapkan</w:t>
      </w:r>
      <w:proofErr w:type="spellEnd"/>
      <w:r w:rsidRPr="00086AE8">
        <w:rPr>
          <w:rFonts w:cs="Times New Roman"/>
        </w:rPr>
        <w:t xml:space="preserve"> dataset untuk </w:t>
      </w:r>
      <w:r w:rsidRPr="00086AE8">
        <w:rPr>
          <w:rFonts w:cs="Times New Roman"/>
          <w:i/>
          <w:iCs/>
        </w:rPr>
        <w:t xml:space="preserve">fine </w:t>
      </w:r>
      <w:r w:rsidRPr="00086AE8">
        <w:rPr>
          <w:rFonts w:cs="Times New Roman"/>
        </w:rPr>
        <w:t xml:space="preserve">tuning LLM dan RAG. LLM </w:t>
      </w:r>
      <w:proofErr w:type="spellStart"/>
      <w:r w:rsidRPr="00086AE8">
        <w:rPr>
          <w:rFonts w:cs="Times New Roman"/>
        </w:rPr>
        <w:t>memerlukan</w:t>
      </w:r>
      <w:proofErr w:type="spellEnd"/>
      <w:r w:rsidRPr="00086AE8">
        <w:rPr>
          <w:rFonts w:cs="Times New Roman"/>
        </w:rPr>
        <w:t xml:space="preserve"> dataset </w:t>
      </w:r>
      <w:proofErr w:type="spellStart"/>
      <w:r w:rsidRPr="00086AE8">
        <w:rPr>
          <w:rFonts w:cs="Times New Roman"/>
        </w:rPr>
        <w:t>berbentuk</w:t>
      </w:r>
      <w:proofErr w:type="spellEnd"/>
      <w:r w:rsidRPr="00086AE8">
        <w:rPr>
          <w:rFonts w:cs="Times New Roman"/>
        </w:rPr>
        <w:t xml:space="preserve"> </w:t>
      </w:r>
      <w:r w:rsidRPr="00086AE8">
        <w:rPr>
          <w:rFonts w:cs="Times New Roman"/>
          <w:i/>
          <w:iCs/>
        </w:rPr>
        <w:t>chat template</w:t>
      </w:r>
      <w:r w:rsidRPr="00086AE8">
        <w:rPr>
          <w:rFonts w:cs="Times New Roman"/>
        </w:rPr>
        <w:t xml:space="preserve"> untuk </w:t>
      </w:r>
      <w:proofErr w:type="spellStart"/>
      <w:r w:rsidRPr="00086AE8">
        <w:rPr>
          <w:rFonts w:cs="Times New Roman"/>
        </w:rPr>
        <w:t>merespon</w:t>
      </w:r>
      <w:proofErr w:type="spellEnd"/>
      <w:r w:rsidRPr="00086AE8">
        <w:rPr>
          <w:rFonts w:cs="Times New Roman"/>
        </w:rPr>
        <w:t xml:space="preserve"> dengan </w:t>
      </w:r>
      <w:proofErr w:type="spellStart"/>
      <w:r w:rsidRPr="00086AE8">
        <w:rPr>
          <w:rFonts w:cs="Times New Roman"/>
        </w:rPr>
        <w:t>benar</w:t>
      </w:r>
      <w:proofErr w:type="spellEnd"/>
      <w:r w:rsidRPr="00086AE8">
        <w:rPr>
          <w:rFonts w:cs="Times New Roman"/>
        </w:rPr>
        <w:t xml:space="preserve"> terhadap </w:t>
      </w:r>
      <w:proofErr w:type="spellStart"/>
      <w:r w:rsidRPr="00086AE8">
        <w:rPr>
          <w:rFonts w:cs="Times New Roman"/>
        </w:rPr>
        <w:t>instruksi</w:t>
      </w:r>
      <w:proofErr w:type="spellEnd"/>
      <w:r w:rsidRPr="00086AE8">
        <w:rPr>
          <w:rFonts w:cs="Times New Roman"/>
        </w:rPr>
        <w:t xml:space="preserve"> </w:t>
      </w:r>
      <w:proofErr w:type="spellStart"/>
      <w:r w:rsidRPr="00086AE8">
        <w:rPr>
          <w:rFonts w:cs="Times New Roman"/>
        </w:rPr>
        <w:t>tertentu</w:t>
      </w:r>
      <w:proofErr w:type="spellEnd"/>
      <w:r w:rsidRPr="00086AE8">
        <w:rPr>
          <w:rFonts w:cs="Times New Roman"/>
        </w:rPr>
        <w:t xml:space="preserve"> dan </w:t>
      </w:r>
      <w:proofErr w:type="spellStart"/>
      <w:r w:rsidRPr="00086AE8">
        <w:rPr>
          <w:rFonts w:cs="Times New Roman"/>
        </w:rPr>
        <w:t>belum</w:t>
      </w:r>
      <w:proofErr w:type="spellEnd"/>
      <w:r w:rsidRPr="00086AE8">
        <w:rPr>
          <w:rFonts w:cs="Times New Roman"/>
        </w:rPr>
        <w:t xml:space="preserve"> </w:t>
      </w:r>
      <w:proofErr w:type="spellStart"/>
      <w:r w:rsidRPr="00086AE8">
        <w:rPr>
          <w:rFonts w:cs="Times New Roman"/>
        </w:rPr>
        <w:t>ditemukannya</w:t>
      </w:r>
      <w:proofErr w:type="spellEnd"/>
      <w:r w:rsidRPr="00086AE8">
        <w:rPr>
          <w:rFonts w:cs="Times New Roman"/>
        </w:rPr>
        <w:t xml:space="preserve"> dataset </w:t>
      </w:r>
      <w:proofErr w:type="spellStart"/>
      <w:r w:rsidRPr="00086AE8">
        <w:rPr>
          <w:rFonts w:cs="Times New Roman"/>
        </w:rPr>
        <w:t>transformasi</w:t>
      </w:r>
      <w:proofErr w:type="spellEnd"/>
      <w:r w:rsidRPr="00086AE8">
        <w:rPr>
          <w:rFonts w:cs="Times New Roman"/>
        </w:rPr>
        <w:t xml:space="preserve"> BPMN ke aplikasi React.js, sehingga </w:t>
      </w:r>
      <w:proofErr w:type="spellStart"/>
      <w:r w:rsidRPr="00086AE8">
        <w:rPr>
          <w:rFonts w:cs="Times New Roman"/>
        </w:rPr>
        <w:t>diperlukan</w:t>
      </w:r>
      <w:proofErr w:type="spellEnd"/>
      <w:r w:rsidRPr="00086AE8">
        <w:rPr>
          <w:rFonts w:cs="Times New Roman"/>
        </w:rPr>
        <w:t xml:space="preserve"> </w:t>
      </w:r>
      <w:proofErr w:type="spellStart"/>
      <w:proofErr w:type="gramStart"/>
      <w:r w:rsidRPr="00086AE8">
        <w:rPr>
          <w:rFonts w:cs="Times New Roman"/>
        </w:rPr>
        <w:t>pembuatan</w:t>
      </w:r>
      <w:proofErr w:type="spellEnd"/>
      <w:r w:rsidRPr="00086AE8">
        <w:rPr>
          <w:rFonts w:cs="Times New Roman"/>
        </w:rPr>
        <w:t xml:space="preserve"> dataset</w:t>
      </w:r>
      <w:proofErr w:type="gramEnd"/>
      <w:r w:rsidRPr="00086AE8">
        <w:rPr>
          <w:rFonts w:cs="Times New Roman"/>
        </w:rPr>
        <w:t xml:space="preserve"> secara </w:t>
      </w:r>
      <w:proofErr w:type="spellStart"/>
      <w:r w:rsidRPr="00086AE8">
        <w:rPr>
          <w:rFonts w:cs="Times New Roman"/>
        </w:rPr>
        <w:t>mandiri</w:t>
      </w:r>
      <w:proofErr w:type="spellEnd"/>
      <w:r w:rsidRPr="00086AE8">
        <w:rPr>
          <w:rFonts w:cs="Times New Roman"/>
        </w:rPr>
        <w:t xml:space="preserve">. Proses ini </w:t>
      </w:r>
      <w:proofErr w:type="spellStart"/>
      <w:r w:rsidRPr="00086AE8">
        <w:rPr>
          <w:rFonts w:cs="Times New Roman"/>
        </w:rPr>
        <w:t>dimulai</w:t>
      </w:r>
      <w:proofErr w:type="spellEnd"/>
      <w:r w:rsidRPr="00086AE8">
        <w:rPr>
          <w:rFonts w:cs="Times New Roman"/>
        </w:rPr>
        <w:t xml:space="preserve"> dengan </w:t>
      </w:r>
      <w:proofErr w:type="spellStart"/>
      <w:r w:rsidRPr="00086AE8">
        <w:rPr>
          <w:rFonts w:cs="Times New Roman"/>
        </w:rPr>
        <w:t>merumuskan</w:t>
      </w:r>
      <w:proofErr w:type="spellEnd"/>
      <w:r w:rsidRPr="00086AE8">
        <w:rPr>
          <w:rFonts w:cs="Times New Roman"/>
        </w:rPr>
        <w:t xml:space="preserve"> </w:t>
      </w:r>
      <w:proofErr w:type="spellStart"/>
      <w:r w:rsidRPr="00086AE8">
        <w:rPr>
          <w:rFonts w:cs="Times New Roman"/>
        </w:rPr>
        <w:t>struktur</w:t>
      </w:r>
      <w:proofErr w:type="spellEnd"/>
      <w:r w:rsidRPr="00086AE8">
        <w:rPr>
          <w:rFonts w:cs="Times New Roman"/>
        </w:rPr>
        <w:t xml:space="preserve"> </w:t>
      </w:r>
      <w:r w:rsidRPr="00086AE8">
        <w:rPr>
          <w:rFonts w:cs="Times New Roman"/>
          <w:i/>
          <w:iCs/>
        </w:rPr>
        <w:t>Intermediate Representation (IR)</w:t>
      </w:r>
      <w:r w:rsidRPr="00086AE8">
        <w:rPr>
          <w:rFonts w:cs="Times New Roman"/>
        </w:rPr>
        <w:t xml:space="preserve"> dan </w:t>
      </w:r>
      <w:r w:rsidRPr="00086AE8">
        <w:rPr>
          <w:rFonts w:cs="Times New Roman"/>
          <w:i/>
          <w:iCs/>
        </w:rPr>
        <w:t xml:space="preserve">JSON </w:t>
      </w:r>
      <w:r w:rsidRPr="00086AE8">
        <w:rPr>
          <w:rFonts w:cs="Times New Roman"/>
        </w:rPr>
        <w:t xml:space="preserve">aplikasi. </w:t>
      </w:r>
      <w:proofErr w:type="spellStart"/>
      <w:r w:rsidRPr="00086AE8">
        <w:rPr>
          <w:rFonts w:cs="Times New Roman"/>
        </w:rPr>
        <w:t>Struktur</w:t>
      </w:r>
      <w:proofErr w:type="spellEnd"/>
      <w:r w:rsidRPr="00086AE8">
        <w:rPr>
          <w:rFonts w:cs="Times New Roman"/>
        </w:rPr>
        <w:t xml:space="preserve"> IR1 </w:t>
      </w:r>
      <w:proofErr w:type="spellStart"/>
      <w:r w:rsidRPr="00086AE8">
        <w:rPr>
          <w:rFonts w:cs="Times New Roman"/>
        </w:rPr>
        <w:t>menguraikan</w:t>
      </w:r>
      <w:proofErr w:type="spellEnd"/>
      <w:r w:rsidRPr="00086AE8">
        <w:rPr>
          <w:rFonts w:cs="Times New Roman"/>
        </w:rPr>
        <w:t xml:space="preserve"> model BPMN dengan </w:t>
      </w:r>
      <w:proofErr w:type="spellStart"/>
      <w:r w:rsidRPr="00086AE8">
        <w:rPr>
          <w:rFonts w:cs="Times New Roman"/>
        </w:rPr>
        <w:t>ekstraksi</w:t>
      </w:r>
      <w:proofErr w:type="spellEnd"/>
      <w:r w:rsidRPr="00086AE8">
        <w:rPr>
          <w:rFonts w:cs="Times New Roman"/>
        </w:rPr>
        <w:t xml:space="preserve"> seluruh </w:t>
      </w:r>
      <w:proofErr w:type="spellStart"/>
      <w:r w:rsidRPr="00086AE8">
        <w:rPr>
          <w:rFonts w:cs="Times New Roman"/>
        </w:rPr>
        <w:t>elemen</w:t>
      </w:r>
      <w:proofErr w:type="spellEnd"/>
      <w:r w:rsidRPr="00086AE8">
        <w:rPr>
          <w:rFonts w:cs="Times New Roman"/>
        </w:rPr>
        <w:t xml:space="preserve"> dan </w:t>
      </w:r>
      <w:proofErr w:type="spellStart"/>
      <w:r w:rsidRPr="00086AE8">
        <w:rPr>
          <w:rFonts w:cs="Times New Roman"/>
        </w:rPr>
        <w:t>relasinya</w:t>
      </w:r>
      <w:proofErr w:type="spellEnd"/>
      <w:r w:rsidRPr="00086AE8">
        <w:rPr>
          <w:rFonts w:cs="Times New Roman"/>
        </w:rPr>
        <w:t xml:space="preserve"> </w:t>
      </w:r>
      <w:proofErr w:type="spellStart"/>
      <w:r w:rsidRPr="00086AE8">
        <w:rPr>
          <w:rFonts w:cs="Times New Roman"/>
        </w:rPr>
        <w:t>termasuk</w:t>
      </w:r>
      <w:proofErr w:type="spellEnd"/>
      <w:r w:rsidRPr="00086AE8">
        <w:rPr>
          <w:rFonts w:cs="Times New Roman"/>
        </w:rPr>
        <w:t xml:space="preserve"> </w:t>
      </w:r>
      <w:r w:rsidRPr="00086AE8">
        <w:rPr>
          <w:rFonts w:cs="Times New Roman"/>
          <w:i/>
          <w:iCs/>
        </w:rPr>
        <w:t>events, activities, gateways, pool,</w:t>
      </w:r>
      <w:r w:rsidRPr="00086AE8">
        <w:rPr>
          <w:rFonts w:cs="Times New Roman"/>
        </w:rPr>
        <w:t xml:space="preserve"> </w:t>
      </w:r>
      <w:r w:rsidRPr="00086AE8">
        <w:rPr>
          <w:rFonts w:cs="Times New Roman"/>
          <w:i/>
          <w:iCs/>
        </w:rPr>
        <w:t>lanes</w:t>
      </w:r>
      <w:r w:rsidRPr="00086AE8">
        <w:rPr>
          <w:rFonts w:cs="Times New Roman"/>
        </w:rPr>
        <w:t xml:space="preserve">, dan </w:t>
      </w:r>
      <w:r w:rsidRPr="00086AE8">
        <w:rPr>
          <w:rFonts w:cs="Times New Roman"/>
          <w:i/>
          <w:iCs/>
        </w:rPr>
        <w:t>artifacts</w:t>
      </w:r>
      <w:r w:rsidRPr="00086AE8">
        <w:rPr>
          <w:rFonts w:cs="Times New Roman"/>
        </w:rPr>
        <w:t xml:space="preserve"> dalam bentuk JSON. </w:t>
      </w:r>
      <w:proofErr w:type="spellStart"/>
      <w:r w:rsidRPr="00086AE8">
        <w:rPr>
          <w:rFonts w:cs="Times New Roman"/>
        </w:rPr>
        <w:t>Kemudian</w:t>
      </w:r>
      <w:proofErr w:type="spellEnd"/>
      <w:r w:rsidRPr="00086AE8">
        <w:rPr>
          <w:rFonts w:cs="Times New Roman"/>
        </w:rPr>
        <w:t xml:space="preserve">, IR2 </w:t>
      </w:r>
      <w:proofErr w:type="spellStart"/>
      <w:r w:rsidRPr="00086AE8">
        <w:rPr>
          <w:rFonts w:cs="Times New Roman"/>
        </w:rPr>
        <w:t>memetakan</w:t>
      </w:r>
      <w:proofErr w:type="spellEnd"/>
      <w:r w:rsidRPr="00086AE8">
        <w:rPr>
          <w:rFonts w:cs="Times New Roman"/>
        </w:rPr>
        <w:t xml:space="preserve"> model BPMN </w:t>
      </w:r>
      <w:proofErr w:type="spellStart"/>
      <w:r w:rsidRPr="00086AE8">
        <w:rPr>
          <w:rFonts w:cs="Times New Roman"/>
        </w:rPr>
        <w:t>beserta</w:t>
      </w:r>
      <w:proofErr w:type="spellEnd"/>
      <w:r w:rsidRPr="00086AE8">
        <w:rPr>
          <w:rFonts w:cs="Times New Roman"/>
        </w:rPr>
        <w:t xml:space="preserve"> </w:t>
      </w:r>
      <w:proofErr w:type="spellStart"/>
      <w:r w:rsidRPr="00086AE8">
        <w:rPr>
          <w:rFonts w:cs="Times New Roman"/>
        </w:rPr>
        <w:t>elemen</w:t>
      </w:r>
      <w:proofErr w:type="spellEnd"/>
      <w:r w:rsidRPr="00086AE8">
        <w:rPr>
          <w:rFonts w:cs="Times New Roman"/>
        </w:rPr>
        <w:t xml:space="preserve"> – </w:t>
      </w:r>
      <w:proofErr w:type="spellStart"/>
      <w:r w:rsidRPr="00086AE8">
        <w:rPr>
          <w:rFonts w:cs="Times New Roman"/>
        </w:rPr>
        <w:t>elemennya</w:t>
      </w:r>
      <w:proofErr w:type="spellEnd"/>
      <w:r w:rsidRPr="00086AE8">
        <w:rPr>
          <w:rFonts w:cs="Times New Roman"/>
        </w:rPr>
        <w:t xml:space="preserve"> dalam </w:t>
      </w:r>
      <w:proofErr w:type="spellStart"/>
      <w:r w:rsidRPr="00086AE8">
        <w:rPr>
          <w:rFonts w:cs="Times New Roman"/>
        </w:rPr>
        <w:t>konteks</w:t>
      </w:r>
      <w:proofErr w:type="spellEnd"/>
      <w:r w:rsidRPr="00086AE8">
        <w:rPr>
          <w:rFonts w:cs="Times New Roman"/>
        </w:rPr>
        <w:t xml:space="preserve"> aplikasi React.js dan </w:t>
      </w:r>
      <w:proofErr w:type="spellStart"/>
      <w:r w:rsidRPr="00086AE8">
        <w:rPr>
          <w:rFonts w:cs="Times New Roman"/>
        </w:rPr>
        <w:t>mengintegrasikannya</w:t>
      </w:r>
      <w:proofErr w:type="spellEnd"/>
      <w:r w:rsidRPr="00086AE8">
        <w:rPr>
          <w:rFonts w:cs="Times New Roman"/>
        </w:rPr>
        <w:t xml:space="preserve"> ke dalam </w:t>
      </w:r>
      <w:proofErr w:type="spellStart"/>
      <w:r w:rsidRPr="00086AE8">
        <w:rPr>
          <w:rFonts w:cs="Times New Roman"/>
        </w:rPr>
        <w:t>struktur</w:t>
      </w:r>
      <w:proofErr w:type="spellEnd"/>
      <w:r w:rsidRPr="00086AE8">
        <w:rPr>
          <w:rFonts w:cs="Times New Roman"/>
        </w:rPr>
        <w:t xml:space="preserve"> JSON </w:t>
      </w:r>
      <w:r w:rsidRPr="00086AE8">
        <w:rPr>
          <w:rFonts w:cs="Times New Roman"/>
          <w:i/>
          <w:iCs/>
        </w:rPr>
        <w:t>prompting</w:t>
      </w:r>
      <w:r w:rsidRPr="00086AE8">
        <w:rPr>
          <w:rFonts w:cs="Times New Roman"/>
        </w:rPr>
        <w:t xml:space="preserve"> yang </w:t>
      </w:r>
      <w:proofErr w:type="spellStart"/>
      <w:r w:rsidRPr="00086AE8">
        <w:rPr>
          <w:rFonts w:cs="Times New Roman"/>
        </w:rPr>
        <w:t>objektifnya</w:t>
      </w:r>
      <w:proofErr w:type="spellEnd"/>
      <w:r w:rsidRPr="00086AE8">
        <w:rPr>
          <w:rFonts w:cs="Times New Roman"/>
        </w:rPr>
        <w:t xml:space="preserve"> </w:t>
      </w:r>
      <w:proofErr w:type="spellStart"/>
      <w:r w:rsidRPr="00086AE8">
        <w:rPr>
          <w:rFonts w:cs="Times New Roman"/>
        </w:rPr>
        <w:t>adalah</w:t>
      </w:r>
      <w:proofErr w:type="spellEnd"/>
      <w:r w:rsidRPr="00086AE8">
        <w:rPr>
          <w:rFonts w:cs="Times New Roman"/>
        </w:rPr>
        <w:t xml:space="preserve"> </w:t>
      </w:r>
      <w:proofErr w:type="spellStart"/>
      <w:r w:rsidRPr="00086AE8">
        <w:rPr>
          <w:rFonts w:cs="Times New Roman"/>
        </w:rPr>
        <w:t>implementasi</w:t>
      </w:r>
      <w:proofErr w:type="spellEnd"/>
      <w:r w:rsidRPr="00086AE8">
        <w:rPr>
          <w:rFonts w:cs="Times New Roman"/>
        </w:rPr>
        <w:t xml:space="preserve"> </w:t>
      </w:r>
      <w:proofErr w:type="spellStart"/>
      <w:r w:rsidRPr="00086AE8">
        <w:rPr>
          <w:rFonts w:cs="Times New Roman"/>
        </w:rPr>
        <w:t>antarmuka</w:t>
      </w:r>
      <w:proofErr w:type="spellEnd"/>
      <w:r w:rsidRPr="00086AE8">
        <w:rPr>
          <w:rFonts w:cs="Times New Roman"/>
        </w:rPr>
        <w:t xml:space="preserve"> React.js. Secara </w:t>
      </w:r>
      <w:proofErr w:type="spellStart"/>
      <w:r w:rsidRPr="00086AE8">
        <w:rPr>
          <w:rFonts w:cs="Times New Roman"/>
        </w:rPr>
        <w:t>umum</w:t>
      </w:r>
      <w:proofErr w:type="spellEnd"/>
      <w:r w:rsidRPr="00086AE8">
        <w:rPr>
          <w:rFonts w:cs="Times New Roman"/>
        </w:rPr>
        <w:t xml:space="preserve">, LLM </w:t>
      </w:r>
      <w:proofErr w:type="spellStart"/>
      <w:r w:rsidRPr="00086AE8">
        <w:rPr>
          <w:rFonts w:cs="Times New Roman"/>
        </w:rPr>
        <w:t>akan</w:t>
      </w:r>
      <w:proofErr w:type="spellEnd"/>
      <w:r w:rsidRPr="00086AE8">
        <w:rPr>
          <w:rFonts w:cs="Times New Roman"/>
        </w:rPr>
        <w:t xml:space="preserve"> </w:t>
      </w:r>
      <w:proofErr w:type="spellStart"/>
      <w:r w:rsidRPr="00086AE8">
        <w:rPr>
          <w:rFonts w:cs="Times New Roman"/>
        </w:rPr>
        <w:t>merespon</w:t>
      </w:r>
      <w:proofErr w:type="spellEnd"/>
      <w:r w:rsidRPr="00086AE8">
        <w:rPr>
          <w:rFonts w:cs="Times New Roman"/>
        </w:rPr>
        <w:t xml:space="preserve"> IR2 dengan </w:t>
      </w:r>
      <w:proofErr w:type="spellStart"/>
      <w:r w:rsidRPr="00086AE8">
        <w:rPr>
          <w:rFonts w:cs="Times New Roman"/>
        </w:rPr>
        <w:t>menghasilkan</w:t>
      </w:r>
      <w:proofErr w:type="spellEnd"/>
      <w:r w:rsidRPr="00086AE8">
        <w:rPr>
          <w:rFonts w:cs="Times New Roman"/>
        </w:rPr>
        <w:t xml:space="preserve"> JSON aplikasi yang </w:t>
      </w:r>
      <w:proofErr w:type="spellStart"/>
      <w:r w:rsidRPr="00086AE8">
        <w:rPr>
          <w:rFonts w:cs="Times New Roman"/>
        </w:rPr>
        <w:t>berisikan</w:t>
      </w:r>
      <w:proofErr w:type="spellEnd"/>
      <w:r w:rsidRPr="00086AE8">
        <w:rPr>
          <w:rFonts w:cs="Times New Roman"/>
        </w:rPr>
        <w:t xml:space="preserve"> semua </w:t>
      </w:r>
      <w:r w:rsidRPr="00086AE8">
        <w:rPr>
          <w:rFonts w:cs="Times New Roman"/>
          <w:i/>
          <w:iCs/>
        </w:rPr>
        <w:t>file path</w:t>
      </w:r>
      <w:r w:rsidRPr="00086AE8">
        <w:rPr>
          <w:rFonts w:cs="Times New Roman"/>
        </w:rPr>
        <w:t xml:space="preserve"> dan </w:t>
      </w:r>
      <w:proofErr w:type="spellStart"/>
      <w:r w:rsidRPr="00086AE8">
        <w:rPr>
          <w:rFonts w:cs="Times New Roman"/>
        </w:rPr>
        <w:t>isi</w:t>
      </w:r>
      <w:proofErr w:type="spellEnd"/>
      <w:r w:rsidRPr="00086AE8">
        <w:rPr>
          <w:rFonts w:cs="Times New Roman"/>
        </w:rPr>
        <w:t xml:space="preserve"> </w:t>
      </w:r>
      <w:proofErr w:type="spellStart"/>
      <w:r w:rsidRPr="00086AE8">
        <w:rPr>
          <w:rFonts w:cs="Times New Roman"/>
        </w:rPr>
        <w:t>filenya</w:t>
      </w:r>
      <w:proofErr w:type="spellEnd"/>
      <w:r w:rsidRPr="00086AE8">
        <w:rPr>
          <w:rFonts w:cs="Times New Roman"/>
        </w:rPr>
        <w:t xml:space="preserve">. </w:t>
      </w:r>
      <w:proofErr w:type="spellStart"/>
      <w:r w:rsidRPr="00086AE8">
        <w:rPr>
          <w:rFonts w:cs="Times New Roman"/>
          <w:lang w:val="en-ID"/>
        </w:rPr>
        <w:t>Kemudian</w:t>
      </w:r>
      <w:proofErr w:type="spellEnd"/>
      <w:r w:rsidRPr="00086AE8">
        <w:rPr>
          <w:rFonts w:cs="Times New Roman"/>
          <w:lang w:val="en-ID"/>
        </w:rPr>
        <w:t xml:space="preserve">, </w:t>
      </w:r>
      <w:proofErr w:type="spellStart"/>
      <w:r w:rsidRPr="00086AE8">
        <w:rPr>
          <w:rFonts w:cs="Times New Roman"/>
          <w:lang w:val="en-ID"/>
        </w:rPr>
        <w:t>langkah</w:t>
      </w:r>
      <w:proofErr w:type="spellEnd"/>
      <w:r w:rsidRPr="00086AE8">
        <w:rPr>
          <w:rFonts w:cs="Times New Roman"/>
          <w:lang w:val="en-ID"/>
        </w:rPr>
        <w:t xml:space="preserve"> </w:t>
      </w:r>
      <w:proofErr w:type="spellStart"/>
      <w:r w:rsidRPr="00086AE8">
        <w:rPr>
          <w:rFonts w:cs="Times New Roman"/>
          <w:lang w:val="en-ID"/>
        </w:rPr>
        <w:t>selanjutnya</w:t>
      </w:r>
      <w:proofErr w:type="spellEnd"/>
      <w:r w:rsidRPr="00086AE8">
        <w:rPr>
          <w:rFonts w:cs="Times New Roman"/>
          <w:lang w:val="en-ID"/>
        </w:rPr>
        <w:t xml:space="preserve"> </w:t>
      </w:r>
      <w:proofErr w:type="spellStart"/>
      <w:r w:rsidRPr="00086AE8">
        <w:rPr>
          <w:rFonts w:cs="Times New Roman"/>
          <w:lang w:val="en-ID"/>
        </w:rPr>
        <w:t>adalah</w:t>
      </w:r>
      <w:proofErr w:type="spellEnd"/>
      <w:r w:rsidRPr="00086AE8">
        <w:rPr>
          <w:rFonts w:cs="Times New Roman"/>
          <w:lang w:val="en-ID"/>
        </w:rPr>
        <w:t xml:space="preserve"> </w:t>
      </w:r>
      <w:proofErr w:type="spellStart"/>
      <w:r w:rsidRPr="00086AE8">
        <w:rPr>
          <w:rFonts w:cs="Times New Roman"/>
          <w:lang w:val="en-ID"/>
        </w:rPr>
        <w:t>formulasi</w:t>
      </w:r>
      <w:proofErr w:type="spellEnd"/>
      <w:r w:rsidRPr="00086AE8">
        <w:rPr>
          <w:rFonts w:cs="Times New Roman"/>
          <w:lang w:val="en-ID"/>
        </w:rPr>
        <w:t xml:space="preserve"> </w:t>
      </w:r>
      <w:proofErr w:type="spellStart"/>
      <w:r w:rsidRPr="00086AE8">
        <w:rPr>
          <w:rFonts w:cs="Times New Roman"/>
          <w:lang w:val="en-ID"/>
        </w:rPr>
        <w:t>algoritma</w:t>
      </w:r>
      <w:proofErr w:type="spellEnd"/>
      <w:r w:rsidRPr="00086AE8">
        <w:rPr>
          <w:rFonts w:cs="Times New Roman"/>
          <w:lang w:val="en-ID"/>
        </w:rPr>
        <w:t xml:space="preserve"> modular </w:t>
      </w:r>
      <w:proofErr w:type="spellStart"/>
      <w:r w:rsidRPr="00086AE8">
        <w:rPr>
          <w:rFonts w:cs="Times New Roman"/>
          <w:lang w:val="en-ID"/>
        </w:rPr>
        <w:t>untuk</w:t>
      </w:r>
      <w:proofErr w:type="spellEnd"/>
      <w:r w:rsidRPr="00086AE8">
        <w:rPr>
          <w:rFonts w:cs="Times New Roman"/>
          <w:lang w:val="en-ID"/>
        </w:rPr>
        <w:t xml:space="preserve"> </w:t>
      </w:r>
      <w:proofErr w:type="spellStart"/>
      <w:r w:rsidRPr="00086AE8">
        <w:rPr>
          <w:rFonts w:cs="Times New Roman"/>
          <w:lang w:val="en-ID"/>
        </w:rPr>
        <w:t>memperoleh</w:t>
      </w:r>
      <w:proofErr w:type="spellEnd"/>
      <w:r w:rsidRPr="00086AE8">
        <w:rPr>
          <w:rFonts w:cs="Times New Roman"/>
          <w:lang w:val="en-ID"/>
        </w:rPr>
        <w:t xml:space="preserve"> IR1 </w:t>
      </w:r>
      <w:proofErr w:type="spellStart"/>
      <w:r w:rsidRPr="00086AE8">
        <w:rPr>
          <w:rFonts w:cs="Times New Roman"/>
          <w:lang w:val="en-ID"/>
        </w:rPr>
        <w:t>dari</w:t>
      </w:r>
      <w:proofErr w:type="spellEnd"/>
      <w:r w:rsidRPr="00086AE8">
        <w:rPr>
          <w:rFonts w:cs="Times New Roman"/>
          <w:lang w:val="en-ID"/>
        </w:rPr>
        <w:t xml:space="preserve"> model BPMN </w:t>
      </w:r>
      <w:proofErr w:type="spellStart"/>
      <w:r w:rsidRPr="00086AE8">
        <w:rPr>
          <w:rFonts w:cs="Times New Roman"/>
          <w:lang w:val="en-ID"/>
        </w:rPr>
        <w:t>melalui</w:t>
      </w:r>
      <w:proofErr w:type="spellEnd"/>
      <w:r w:rsidRPr="00086AE8">
        <w:rPr>
          <w:rFonts w:cs="Times New Roman"/>
          <w:lang w:val="en-ID"/>
        </w:rPr>
        <w:t xml:space="preserve"> </w:t>
      </w:r>
      <w:proofErr w:type="spellStart"/>
      <w:r w:rsidRPr="00086AE8">
        <w:rPr>
          <w:rFonts w:cs="Times New Roman"/>
          <w:lang w:val="en-ID"/>
        </w:rPr>
        <w:t>serangkaian</w:t>
      </w:r>
      <w:proofErr w:type="spellEnd"/>
      <w:r w:rsidRPr="00086AE8">
        <w:rPr>
          <w:rFonts w:cs="Times New Roman"/>
          <w:lang w:val="en-ID"/>
        </w:rPr>
        <w:t xml:space="preserve"> </w:t>
      </w:r>
      <w:proofErr w:type="spellStart"/>
      <w:r w:rsidRPr="00086AE8">
        <w:rPr>
          <w:rFonts w:cs="Times New Roman"/>
          <w:lang w:val="en-ID"/>
        </w:rPr>
        <w:t>prosedur</w:t>
      </w:r>
      <w:proofErr w:type="spellEnd"/>
      <w:r w:rsidRPr="00086AE8">
        <w:rPr>
          <w:rFonts w:cs="Times New Roman"/>
          <w:lang w:val="en-ID"/>
        </w:rPr>
        <w:t xml:space="preserve"> </w:t>
      </w:r>
      <w:proofErr w:type="spellStart"/>
      <w:r w:rsidRPr="00086AE8">
        <w:rPr>
          <w:rFonts w:cs="Times New Roman"/>
          <w:lang w:val="en-ID"/>
        </w:rPr>
        <w:t>ekstraksi</w:t>
      </w:r>
      <w:proofErr w:type="spellEnd"/>
      <w:r w:rsidRPr="00086AE8">
        <w:rPr>
          <w:rFonts w:cs="Times New Roman"/>
          <w:lang w:val="en-ID"/>
        </w:rPr>
        <w:t xml:space="preserve"> </w:t>
      </w:r>
      <w:proofErr w:type="spellStart"/>
      <w:r w:rsidRPr="00086AE8">
        <w:rPr>
          <w:rFonts w:cs="Times New Roman"/>
          <w:lang w:val="en-ID"/>
        </w:rPr>
        <w:t>terpisah</w:t>
      </w:r>
      <w:proofErr w:type="spellEnd"/>
      <w:r w:rsidRPr="00086AE8">
        <w:rPr>
          <w:rFonts w:cs="Times New Roman"/>
          <w:lang w:val="en-ID"/>
        </w:rPr>
        <w:t xml:space="preserve"> yang </w:t>
      </w:r>
      <w:proofErr w:type="spellStart"/>
      <w:r w:rsidRPr="00086AE8">
        <w:rPr>
          <w:rFonts w:cs="Times New Roman"/>
          <w:lang w:val="en-ID"/>
        </w:rPr>
        <w:t>dirancang</w:t>
      </w:r>
      <w:proofErr w:type="spellEnd"/>
      <w:r w:rsidRPr="00086AE8">
        <w:rPr>
          <w:rFonts w:cs="Times New Roman"/>
          <w:lang w:val="en-ID"/>
        </w:rPr>
        <w:t xml:space="preserve"> </w:t>
      </w:r>
      <w:proofErr w:type="spellStart"/>
      <w:r w:rsidRPr="00086AE8">
        <w:rPr>
          <w:rFonts w:cs="Times New Roman"/>
          <w:lang w:val="en-ID"/>
        </w:rPr>
        <w:t>secara</w:t>
      </w:r>
      <w:proofErr w:type="spellEnd"/>
      <w:r w:rsidRPr="00086AE8">
        <w:rPr>
          <w:rFonts w:cs="Times New Roman"/>
          <w:lang w:val="en-ID"/>
        </w:rPr>
        <w:t xml:space="preserve"> </w:t>
      </w:r>
      <w:proofErr w:type="spellStart"/>
      <w:r w:rsidRPr="00086AE8">
        <w:rPr>
          <w:rFonts w:cs="Times New Roman"/>
          <w:lang w:val="en-ID"/>
        </w:rPr>
        <w:t>spesifik</w:t>
      </w:r>
      <w:proofErr w:type="spellEnd"/>
      <w:r w:rsidRPr="00086AE8">
        <w:rPr>
          <w:rFonts w:cs="Times New Roman"/>
          <w:lang w:val="en-ID"/>
        </w:rPr>
        <w:t xml:space="preserve"> </w:t>
      </w:r>
      <w:proofErr w:type="spellStart"/>
      <w:r w:rsidRPr="00086AE8">
        <w:rPr>
          <w:rFonts w:cs="Times New Roman"/>
          <w:lang w:val="en-ID"/>
        </w:rPr>
        <w:t>untuk</w:t>
      </w:r>
      <w:proofErr w:type="spellEnd"/>
      <w:r w:rsidRPr="00086AE8">
        <w:rPr>
          <w:rFonts w:cs="Times New Roman"/>
          <w:lang w:val="en-ID"/>
        </w:rPr>
        <w:t xml:space="preserve"> </w:t>
      </w:r>
      <w:proofErr w:type="spellStart"/>
      <w:r w:rsidRPr="00086AE8">
        <w:rPr>
          <w:rFonts w:cs="Times New Roman"/>
          <w:lang w:val="en-ID"/>
        </w:rPr>
        <w:t>setiap</w:t>
      </w:r>
      <w:proofErr w:type="spellEnd"/>
      <w:r w:rsidRPr="00086AE8">
        <w:rPr>
          <w:rFonts w:cs="Times New Roman"/>
          <w:lang w:val="en-ID"/>
        </w:rPr>
        <w:t xml:space="preserve"> </w:t>
      </w:r>
      <w:proofErr w:type="spellStart"/>
      <w:r w:rsidRPr="00086AE8">
        <w:rPr>
          <w:rFonts w:cs="Times New Roman"/>
          <w:lang w:val="en-ID"/>
        </w:rPr>
        <w:t>jenis</w:t>
      </w:r>
      <w:proofErr w:type="spellEnd"/>
      <w:r w:rsidRPr="00086AE8">
        <w:rPr>
          <w:rFonts w:cs="Times New Roman"/>
          <w:lang w:val="en-ID"/>
        </w:rPr>
        <w:t xml:space="preserve"> </w:t>
      </w:r>
      <w:proofErr w:type="spellStart"/>
      <w:r w:rsidRPr="00086AE8">
        <w:rPr>
          <w:rFonts w:cs="Times New Roman"/>
          <w:lang w:val="en-ID"/>
        </w:rPr>
        <w:t>elemen</w:t>
      </w:r>
      <w:proofErr w:type="spellEnd"/>
      <w:r w:rsidRPr="00086AE8">
        <w:rPr>
          <w:rFonts w:cs="Times New Roman"/>
          <w:lang w:val="en-ID"/>
        </w:rPr>
        <w:t xml:space="preserve">. </w:t>
      </w:r>
      <w:proofErr w:type="spellStart"/>
      <w:r w:rsidRPr="00086AE8">
        <w:rPr>
          <w:rFonts w:cs="Times New Roman"/>
          <w:lang w:val="en-ID"/>
        </w:rPr>
        <w:t>Algoritma</w:t>
      </w:r>
      <w:proofErr w:type="spellEnd"/>
      <w:r w:rsidRPr="00086AE8">
        <w:rPr>
          <w:rFonts w:cs="Times New Roman"/>
          <w:lang w:val="en-ID"/>
        </w:rPr>
        <w:t xml:space="preserve"> - </w:t>
      </w:r>
      <w:proofErr w:type="spellStart"/>
      <w:r w:rsidRPr="00086AE8">
        <w:rPr>
          <w:rFonts w:cs="Times New Roman"/>
          <w:lang w:val="en-ID"/>
        </w:rPr>
        <w:t>algoritma</w:t>
      </w:r>
      <w:proofErr w:type="spellEnd"/>
      <w:r w:rsidRPr="00086AE8">
        <w:rPr>
          <w:rFonts w:cs="Times New Roman"/>
          <w:lang w:val="en-ID"/>
        </w:rPr>
        <w:t xml:space="preserve"> </w:t>
      </w:r>
      <w:proofErr w:type="spellStart"/>
      <w:r w:rsidRPr="00086AE8">
        <w:rPr>
          <w:rFonts w:cs="Times New Roman"/>
          <w:lang w:val="en-ID"/>
        </w:rPr>
        <w:t>ini</w:t>
      </w:r>
      <w:proofErr w:type="spellEnd"/>
      <w:r w:rsidRPr="00086AE8">
        <w:rPr>
          <w:rFonts w:cs="Times New Roman"/>
          <w:lang w:val="en-ID"/>
        </w:rPr>
        <w:t xml:space="preserve"> </w:t>
      </w:r>
      <w:proofErr w:type="spellStart"/>
      <w:r w:rsidRPr="00086AE8">
        <w:rPr>
          <w:rFonts w:cs="Times New Roman"/>
          <w:lang w:val="en-ID"/>
        </w:rPr>
        <w:t>mencakup</w:t>
      </w:r>
      <w:proofErr w:type="spellEnd"/>
      <w:r w:rsidRPr="00086AE8">
        <w:rPr>
          <w:rFonts w:cs="Times New Roman"/>
          <w:lang w:val="en-ID"/>
        </w:rPr>
        <w:t xml:space="preserve"> </w:t>
      </w:r>
      <w:proofErr w:type="spellStart"/>
      <w:r w:rsidRPr="00086AE8">
        <w:rPr>
          <w:rFonts w:cs="Times New Roman"/>
          <w:lang w:val="en-ID"/>
        </w:rPr>
        <w:t>ekstraksi</w:t>
      </w:r>
      <w:proofErr w:type="spellEnd"/>
      <w:r w:rsidRPr="00086AE8">
        <w:rPr>
          <w:rFonts w:cs="Times New Roman"/>
          <w:lang w:val="en-ID"/>
        </w:rPr>
        <w:t xml:space="preserve"> </w:t>
      </w:r>
      <w:r w:rsidRPr="00086AE8">
        <w:rPr>
          <w:rFonts w:cs="Times New Roman"/>
          <w:i/>
          <w:iCs/>
          <w:lang w:val="en-ID"/>
        </w:rPr>
        <w:t>pool</w:t>
      </w:r>
      <w:r w:rsidRPr="00086AE8">
        <w:rPr>
          <w:rFonts w:cs="Times New Roman"/>
          <w:lang w:val="en-ID"/>
        </w:rPr>
        <w:t xml:space="preserve"> dan </w:t>
      </w:r>
      <w:r w:rsidRPr="00086AE8">
        <w:rPr>
          <w:rFonts w:cs="Times New Roman"/>
          <w:i/>
          <w:iCs/>
          <w:lang w:val="en-ID"/>
        </w:rPr>
        <w:t>lanes</w:t>
      </w:r>
      <w:r w:rsidRPr="00086AE8">
        <w:rPr>
          <w:rFonts w:cs="Times New Roman"/>
          <w:lang w:val="en-ID"/>
        </w:rPr>
        <w:t xml:space="preserve">, </w:t>
      </w:r>
      <w:proofErr w:type="spellStart"/>
      <w:r w:rsidRPr="00086AE8">
        <w:rPr>
          <w:rFonts w:cs="Times New Roman"/>
          <w:lang w:val="en-ID"/>
        </w:rPr>
        <w:t>aktivitas</w:t>
      </w:r>
      <w:proofErr w:type="spellEnd"/>
      <w:r w:rsidRPr="00086AE8">
        <w:rPr>
          <w:rFonts w:cs="Times New Roman"/>
          <w:lang w:val="en-ID"/>
        </w:rPr>
        <w:t xml:space="preserve"> (tasks), </w:t>
      </w:r>
      <w:proofErr w:type="spellStart"/>
      <w:r w:rsidRPr="00086AE8">
        <w:rPr>
          <w:rFonts w:cs="Times New Roman"/>
          <w:lang w:val="en-ID"/>
        </w:rPr>
        <w:t>kejadian</w:t>
      </w:r>
      <w:proofErr w:type="spellEnd"/>
      <w:r w:rsidRPr="00086AE8">
        <w:rPr>
          <w:rFonts w:cs="Times New Roman"/>
          <w:lang w:val="en-ID"/>
        </w:rPr>
        <w:t xml:space="preserve"> (events), </w:t>
      </w:r>
      <w:proofErr w:type="spellStart"/>
      <w:r w:rsidRPr="00086AE8">
        <w:rPr>
          <w:rFonts w:cs="Times New Roman"/>
          <w:lang w:val="en-ID"/>
        </w:rPr>
        <w:t>gerbang</w:t>
      </w:r>
      <w:proofErr w:type="spellEnd"/>
      <w:r w:rsidRPr="00086AE8">
        <w:rPr>
          <w:rFonts w:cs="Times New Roman"/>
          <w:lang w:val="en-ID"/>
        </w:rPr>
        <w:t xml:space="preserve"> </w:t>
      </w:r>
      <w:proofErr w:type="spellStart"/>
      <w:r w:rsidRPr="00086AE8">
        <w:rPr>
          <w:rFonts w:cs="Times New Roman"/>
          <w:lang w:val="en-ID"/>
        </w:rPr>
        <w:t>keputusan</w:t>
      </w:r>
      <w:proofErr w:type="spellEnd"/>
      <w:r w:rsidRPr="00086AE8">
        <w:rPr>
          <w:rFonts w:cs="Times New Roman"/>
          <w:lang w:val="en-ID"/>
        </w:rPr>
        <w:t xml:space="preserve"> (gateways), </w:t>
      </w:r>
      <w:proofErr w:type="spellStart"/>
      <w:r w:rsidRPr="00086AE8">
        <w:rPr>
          <w:rFonts w:cs="Times New Roman"/>
          <w:lang w:val="en-ID"/>
        </w:rPr>
        <w:t>alur</w:t>
      </w:r>
      <w:proofErr w:type="spellEnd"/>
      <w:r w:rsidRPr="00086AE8">
        <w:rPr>
          <w:rFonts w:cs="Times New Roman"/>
          <w:lang w:val="en-ID"/>
        </w:rPr>
        <w:t xml:space="preserve"> </w:t>
      </w:r>
      <w:proofErr w:type="spellStart"/>
      <w:r w:rsidRPr="00086AE8">
        <w:rPr>
          <w:rFonts w:cs="Times New Roman"/>
          <w:lang w:val="en-ID"/>
        </w:rPr>
        <w:t>urutan</w:t>
      </w:r>
      <w:proofErr w:type="spellEnd"/>
      <w:r w:rsidRPr="00086AE8">
        <w:rPr>
          <w:rFonts w:cs="Times New Roman"/>
          <w:lang w:val="en-ID"/>
        </w:rPr>
        <w:t xml:space="preserve"> </w:t>
      </w:r>
      <w:r w:rsidRPr="00086AE8">
        <w:rPr>
          <w:rFonts w:cs="Times New Roman"/>
          <w:i/>
          <w:iCs/>
          <w:lang w:val="en-ID"/>
        </w:rPr>
        <w:t>internal</w:t>
      </w:r>
      <w:r w:rsidRPr="00086AE8">
        <w:rPr>
          <w:rFonts w:cs="Times New Roman"/>
          <w:lang w:val="en-ID"/>
        </w:rPr>
        <w:t xml:space="preserve"> (</w:t>
      </w:r>
      <w:r w:rsidRPr="00086AE8">
        <w:rPr>
          <w:rFonts w:cs="Times New Roman"/>
          <w:i/>
          <w:iCs/>
          <w:lang w:val="en-ID"/>
        </w:rPr>
        <w:t>sequence flows</w:t>
      </w:r>
      <w:r w:rsidRPr="00086AE8">
        <w:rPr>
          <w:rFonts w:cs="Times New Roman"/>
          <w:lang w:val="en-ID"/>
        </w:rPr>
        <w:t xml:space="preserve">), </w:t>
      </w:r>
      <w:proofErr w:type="spellStart"/>
      <w:r w:rsidRPr="00086AE8">
        <w:rPr>
          <w:rFonts w:cs="Times New Roman"/>
          <w:lang w:val="en-ID"/>
        </w:rPr>
        <w:t>alur</w:t>
      </w:r>
      <w:proofErr w:type="spellEnd"/>
      <w:r w:rsidRPr="00086AE8">
        <w:rPr>
          <w:rFonts w:cs="Times New Roman"/>
          <w:lang w:val="en-ID"/>
        </w:rPr>
        <w:t xml:space="preserve"> </w:t>
      </w:r>
      <w:proofErr w:type="spellStart"/>
      <w:r w:rsidRPr="00086AE8">
        <w:rPr>
          <w:rFonts w:cs="Times New Roman"/>
          <w:lang w:val="en-ID"/>
        </w:rPr>
        <w:t>pesan</w:t>
      </w:r>
      <w:proofErr w:type="spellEnd"/>
      <w:r w:rsidRPr="00086AE8">
        <w:rPr>
          <w:rFonts w:cs="Times New Roman"/>
          <w:lang w:val="en-ID"/>
        </w:rPr>
        <w:t xml:space="preserve"> </w:t>
      </w:r>
      <w:proofErr w:type="spellStart"/>
      <w:r w:rsidRPr="00086AE8">
        <w:rPr>
          <w:rFonts w:cs="Times New Roman"/>
          <w:lang w:val="en-ID"/>
        </w:rPr>
        <w:t>eksternal</w:t>
      </w:r>
      <w:proofErr w:type="spellEnd"/>
      <w:r w:rsidRPr="00086AE8">
        <w:rPr>
          <w:rFonts w:cs="Times New Roman"/>
          <w:lang w:val="en-ID"/>
        </w:rPr>
        <w:t xml:space="preserve"> (</w:t>
      </w:r>
      <w:r w:rsidRPr="00086AE8">
        <w:rPr>
          <w:rFonts w:cs="Times New Roman"/>
          <w:i/>
          <w:iCs/>
          <w:lang w:val="en-ID"/>
        </w:rPr>
        <w:t>message flows</w:t>
      </w:r>
      <w:r w:rsidRPr="00086AE8">
        <w:rPr>
          <w:rFonts w:cs="Times New Roman"/>
          <w:lang w:val="en-ID"/>
        </w:rPr>
        <w:t xml:space="preserve">), </w:t>
      </w:r>
      <w:proofErr w:type="spellStart"/>
      <w:r w:rsidRPr="00086AE8">
        <w:rPr>
          <w:rFonts w:cs="Times New Roman"/>
          <w:lang w:val="en-ID"/>
        </w:rPr>
        <w:t>serta</w:t>
      </w:r>
      <w:proofErr w:type="spellEnd"/>
      <w:r w:rsidRPr="00086AE8">
        <w:rPr>
          <w:rFonts w:cs="Times New Roman"/>
          <w:lang w:val="en-ID"/>
        </w:rPr>
        <w:t xml:space="preserve"> </w:t>
      </w:r>
      <w:r w:rsidRPr="00086AE8">
        <w:rPr>
          <w:rFonts w:cs="Times New Roman"/>
          <w:i/>
          <w:iCs/>
          <w:lang w:val="en-ID"/>
        </w:rPr>
        <w:t>data objects</w:t>
      </w:r>
      <w:r w:rsidRPr="00086AE8">
        <w:rPr>
          <w:rFonts w:cs="Times New Roman"/>
          <w:lang w:val="en-ID"/>
        </w:rPr>
        <w:t xml:space="preserve"> dan </w:t>
      </w:r>
      <w:r w:rsidRPr="00086AE8">
        <w:rPr>
          <w:rFonts w:cs="Times New Roman"/>
          <w:i/>
          <w:iCs/>
          <w:lang w:val="en-ID"/>
        </w:rPr>
        <w:t>artifacts</w:t>
      </w:r>
      <w:r w:rsidRPr="00086AE8">
        <w:rPr>
          <w:rFonts w:cs="Times New Roman"/>
          <w:lang w:val="en-ID"/>
        </w:rPr>
        <w:t xml:space="preserve"> </w:t>
      </w:r>
      <w:proofErr w:type="spellStart"/>
      <w:r w:rsidRPr="00086AE8">
        <w:rPr>
          <w:rFonts w:cs="Times New Roman"/>
          <w:lang w:val="en-ID"/>
        </w:rPr>
        <w:t>lainnya</w:t>
      </w:r>
      <w:proofErr w:type="spellEnd"/>
      <w:r w:rsidRPr="00086AE8">
        <w:rPr>
          <w:rFonts w:cs="Times New Roman"/>
          <w:lang w:val="en-ID"/>
        </w:rPr>
        <w:t xml:space="preserve">. </w:t>
      </w:r>
      <w:proofErr w:type="spellStart"/>
      <w:r w:rsidRPr="00086AE8">
        <w:rPr>
          <w:rFonts w:cs="Times New Roman"/>
          <w:lang w:val="en-ID"/>
        </w:rPr>
        <w:t>Setiap</w:t>
      </w:r>
      <w:proofErr w:type="spellEnd"/>
      <w:r w:rsidRPr="00086AE8">
        <w:rPr>
          <w:rFonts w:cs="Times New Roman"/>
          <w:lang w:val="en-ID"/>
        </w:rPr>
        <w:t xml:space="preserve"> </w:t>
      </w:r>
      <w:proofErr w:type="spellStart"/>
      <w:r w:rsidRPr="00086AE8">
        <w:rPr>
          <w:rFonts w:cs="Times New Roman"/>
          <w:lang w:val="en-ID"/>
        </w:rPr>
        <w:t>algoritma</w:t>
      </w:r>
      <w:proofErr w:type="spellEnd"/>
      <w:r w:rsidRPr="00086AE8">
        <w:rPr>
          <w:rFonts w:cs="Times New Roman"/>
          <w:lang w:val="en-ID"/>
        </w:rPr>
        <w:t xml:space="preserve"> </w:t>
      </w:r>
      <w:proofErr w:type="spellStart"/>
      <w:r w:rsidRPr="00086AE8">
        <w:rPr>
          <w:rFonts w:cs="Times New Roman"/>
          <w:lang w:val="en-ID"/>
        </w:rPr>
        <w:t>melakukan</w:t>
      </w:r>
      <w:proofErr w:type="spellEnd"/>
      <w:r w:rsidRPr="00086AE8">
        <w:rPr>
          <w:rFonts w:cs="Times New Roman"/>
          <w:lang w:val="en-ID"/>
        </w:rPr>
        <w:t xml:space="preserve"> </w:t>
      </w:r>
      <w:r w:rsidRPr="00086AE8">
        <w:rPr>
          <w:rFonts w:cs="Times New Roman"/>
          <w:i/>
          <w:iCs/>
          <w:lang w:val="en-ID"/>
        </w:rPr>
        <w:t>parsing</w:t>
      </w:r>
      <w:r w:rsidRPr="00086AE8">
        <w:rPr>
          <w:rFonts w:cs="Times New Roman"/>
          <w:lang w:val="en-ID"/>
        </w:rPr>
        <w:t xml:space="preserve"> </w:t>
      </w:r>
      <w:proofErr w:type="spellStart"/>
      <w:r w:rsidRPr="00086AE8">
        <w:rPr>
          <w:rFonts w:cs="Times New Roman"/>
          <w:lang w:val="en-ID"/>
        </w:rPr>
        <w:t>dokumen</w:t>
      </w:r>
      <w:proofErr w:type="spellEnd"/>
      <w:r w:rsidRPr="00086AE8">
        <w:rPr>
          <w:rFonts w:cs="Times New Roman"/>
          <w:lang w:val="en-ID"/>
        </w:rPr>
        <w:t xml:space="preserve"> XML BPMN </w:t>
      </w:r>
      <w:proofErr w:type="spellStart"/>
      <w:r w:rsidRPr="00086AE8">
        <w:rPr>
          <w:rFonts w:cs="Times New Roman"/>
          <w:lang w:val="en-ID"/>
        </w:rPr>
        <w:t>menjadi</w:t>
      </w:r>
      <w:proofErr w:type="spellEnd"/>
      <w:r w:rsidRPr="00086AE8">
        <w:rPr>
          <w:rFonts w:cs="Times New Roman"/>
          <w:lang w:val="en-ID"/>
        </w:rPr>
        <w:t xml:space="preserve"> </w:t>
      </w:r>
      <w:proofErr w:type="spellStart"/>
      <w:r w:rsidRPr="00086AE8">
        <w:rPr>
          <w:rFonts w:cs="Times New Roman"/>
          <w:lang w:val="en-ID"/>
        </w:rPr>
        <w:t>struktur</w:t>
      </w:r>
      <w:proofErr w:type="spellEnd"/>
      <w:r w:rsidRPr="00086AE8">
        <w:rPr>
          <w:rFonts w:cs="Times New Roman"/>
          <w:lang w:val="en-ID"/>
        </w:rPr>
        <w:t xml:space="preserve"> </w:t>
      </w:r>
      <w:proofErr w:type="spellStart"/>
      <w:r w:rsidRPr="00086AE8">
        <w:rPr>
          <w:rFonts w:cs="Times New Roman"/>
          <w:lang w:val="en-ID"/>
        </w:rPr>
        <w:t>pohon</w:t>
      </w:r>
      <w:proofErr w:type="spellEnd"/>
      <w:r w:rsidRPr="00086AE8">
        <w:rPr>
          <w:rFonts w:cs="Times New Roman"/>
          <w:lang w:val="en-ID"/>
        </w:rPr>
        <w:t xml:space="preserve">, </w:t>
      </w:r>
      <w:proofErr w:type="spellStart"/>
      <w:r w:rsidRPr="00086AE8">
        <w:rPr>
          <w:rFonts w:cs="Times New Roman"/>
          <w:lang w:val="en-ID"/>
        </w:rPr>
        <w:t>diikuti</w:t>
      </w:r>
      <w:proofErr w:type="spellEnd"/>
      <w:r w:rsidRPr="00086AE8">
        <w:rPr>
          <w:rFonts w:cs="Times New Roman"/>
          <w:lang w:val="en-ID"/>
        </w:rPr>
        <w:t xml:space="preserve"> </w:t>
      </w:r>
      <w:proofErr w:type="spellStart"/>
      <w:r w:rsidRPr="00086AE8">
        <w:rPr>
          <w:rFonts w:cs="Times New Roman"/>
          <w:lang w:val="en-ID"/>
        </w:rPr>
        <w:t>dengan</w:t>
      </w:r>
      <w:proofErr w:type="spellEnd"/>
      <w:r w:rsidRPr="00086AE8">
        <w:rPr>
          <w:rFonts w:cs="Times New Roman"/>
          <w:lang w:val="en-ID"/>
        </w:rPr>
        <w:t xml:space="preserve"> </w:t>
      </w:r>
      <w:proofErr w:type="spellStart"/>
      <w:r w:rsidRPr="00086AE8">
        <w:rPr>
          <w:rFonts w:cs="Times New Roman"/>
          <w:lang w:val="en-ID"/>
        </w:rPr>
        <w:t>pencarian</w:t>
      </w:r>
      <w:proofErr w:type="spellEnd"/>
      <w:r w:rsidRPr="00086AE8">
        <w:rPr>
          <w:rFonts w:cs="Times New Roman"/>
          <w:lang w:val="en-ID"/>
        </w:rPr>
        <w:t xml:space="preserve"> dan </w:t>
      </w:r>
      <w:proofErr w:type="spellStart"/>
      <w:r w:rsidRPr="00086AE8">
        <w:rPr>
          <w:rFonts w:cs="Times New Roman"/>
          <w:lang w:val="en-ID"/>
        </w:rPr>
        <w:t>pengumpulan</w:t>
      </w:r>
      <w:proofErr w:type="spellEnd"/>
      <w:r w:rsidRPr="00086AE8">
        <w:rPr>
          <w:rFonts w:cs="Times New Roman"/>
          <w:lang w:val="en-ID"/>
        </w:rPr>
        <w:t xml:space="preserve"> </w:t>
      </w:r>
      <w:proofErr w:type="spellStart"/>
      <w:r w:rsidRPr="00086AE8">
        <w:rPr>
          <w:rFonts w:cs="Times New Roman"/>
          <w:lang w:val="en-ID"/>
        </w:rPr>
        <w:t>elemen</w:t>
      </w:r>
      <w:proofErr w:type="spellEnd"/>
      <w:r w:rsidRPr="00086AE8">
        <w:rPr>
          <w:rFonts w:cs="Times New Roman"/>
          <w:lang w:val="en-ID"/>
        </w:rPr>
        <w:t xml:space="preserve"> -</w:t>
      </w:r>
      <w:proofErr w:type="spellStart"/>
      <w:r w:rsidRPr="00086AE8">
        <w:rPr>
          <w:rFonts w:cs="Times New Roman"/>
          <w:lang w:val="en-ID"/>
        </w:rPr>
        <w:t>elemen</w:t>
      </w:r>
      <w:proofErr w:type="spellEnd"/>
      <w:r w:rsidRPr="00086AE8">
        <w:rPr>
          <w:rFonts w:cs="Times New Roman"/>
          <w:lang w:val="en-ID"/>
        </w:rPr>
        <w:t xml:space="preserve"> </w:t>
      </w:r>
      <w:proofErr w:type="spellStart"/>
      <w:r w:rsidRPr="00086AE8">
        <w:rPr>
          <w:rFonts w:cs="Times New Roman"/>
          <w:lang w:val="en-ID"/>
        </w:rPr>
        <w:t>relevan</w:t>
      </w:r>
      <w:proofErr w:type="spellEnd"/>
      <w:r w:rsidRPr="00086AE8">
        <w:rPr>
          <w:rFonts w:cs="Times New Roman"/>
          <w:lang w:val="en-ID"/>
        </w:rPr>
        <w:t xml:space="preserve"> </w:t>
      </w:r>
      <w:proofErr w:type="spellStart"/>
      <w:r w:rsidRPr="00086AE8">
        <w:rPr>
          <w:rFonts w:cs="Times New Roman"/>
          <w:lang w:val="en-ID"/>
        </w:rPr>
        <w:t>beserta</w:t>
      </w:r>
      <w:proofErr w:type="spellEnd"/>
      <w:r w:rsidRPr="00086AE8">
        <w:rPr>
          <w:rFonts w:cs="Times New Roman"/>
          <w:lang w:val="en-ID"/>
        </w:rPr>
        <w:t xml:space="preserve"> </w:t>
      </w:r>
      <w:proofErr w:type="spellStart"/>
      <w:r w:rsidRPr="00086AE8">
        <w:rPr>
          <w:rFonts w:cs="Times New Roman"/>
          <w:lang w:val="en-ID"/>
        </w:rPr>
        <w:t>atribut</w:t>
      </w:r>
      <w:proofErr w:type="spellEnd"/>
      <w:r w:rsidRPr="00086AE8">
        <w:rPr>
          <w:rFonts w:cs="Times New Roman"/>
          <w:lang w:val="en-ID"/>
        </w:rPr>
        <w:t xml:space="preserve"> </w:t>
      </w:r>
      <w:proofErr w:type="spellStart"/>
      <w:r w:rsidRPr="00086AE8">
        <w:rPr>
          <w:rFonts w:cs="Times New Roman"/>
          <w:lang w:val="en-ID"/>
        </w:rPr>
        <w:t>utamanya</w:t>
      </w:r>
      <w:proofErr w:type="spellEnd"/>
      <w:r w:rsidRPr="00086AE8">
        <w:rPr>
          <w:rFonts w:cs="Times New Roman"/>
          <w:lang w:val="en-ID"/>
        </w:rPr>
        <w:t xml:space="preserve">, </w:t>
      </w:r>
      <w:proofErr w:type="spellStart"/>
      <w:r w:rsidRPr="00086AE8">
        <w:rPr>
          <w:rFonts w:cs="Times New Roman"/>
          <w:lang w:val="en-ID"/>
        </w:rPr>
        <w:t>sehingga</w:t>
      </w:r>
      <w:proofErr w:type="spellEnd"/>
      <w:r w:rsidRPr="00086AE8">
        <w:rPr>
          <w:rFonts w:cs="Times New Roman"/>
          <w:lang w:val="en-ID"/>
        </w:rPr>
        <w:t xml:space="preserve"> </w:t>
      </w:r>
      <w:proofErr w:type="spellStart"/>
      <w:r w:rsidRPr="00086AE8">
        <w:rPr>
          <w:rFonts w:cs="Times New Roman"/>
          <w:lang w:val="en-ID"/>
        </w:rPr>
        <w:t>menghasilkan</w:t>
      </w:r>
      <w:proofErr w:type="spellEnd"/>
      <w:r w:rsidRPr="00086AE8">
        <w:rPr>
          <w:rFonts w:cs="Times New Roman"/>
          <w:lang w:val="en-ID"/>
        </w:rPr>
        <w:t xml:space="preserve"> </w:t>
      </w:r>
      <w:proofErr w:type="spellStart"/>
      <w:r w:rsidRPr="00086AE8">
        <w:rPr>
          <w:rFonts w:cs="Times New Roman"/>
          <w:lang w:val="en-ID"/>
        </w:rPr>
        <w:t>representasi</w:t>
      </w:r>
      <w:proofErr w:type="spellEnd"/>
      <w:r w:rsidRPr="00086AE8">
        <w:rPr>
          <w:rFonts w:cs="Times New Roman"/>
          <w:lang w:val="en-ID"/>
        </w:rPr>
        <w:t xml:space="preserve"> data yang </w:t>
      </w:r>
      <w:proofErr w:type="spellStart"/>
      <w:r w:rsidRPr="00086AE8">
        <w:rPr>
          <w:rFonts w:cs="Times New Roman"/>
          <w:lang w:val="en-ID"/>
        </w:rPr>
        <w:t>terstruktur</w:t>
      </w:r>
      <w:proofErr w:type="spellEnd"/>
      <w:r w:rsidRPr="00086AE8">
        <w:rPr>
          <w:rFonts w:cs="Times New Roman"/>
          <w:lang w:val="en-ID"/>
        </w:rPr>
        <w:t xml:space="preserve"> dan independent. </w:t>
      </w:r>
      <w:proofErr w:type="spellStart"/>
      <w:r w:rsidRPr="00086AE8">
        <w:rPr>
          <w:rFonts w:cs="Times New Roman"/>
          <w:lang w:val="en-ID"/>
        </w:rPr>
        <w:t>Pendekatan</w:t>
      </w:r>
      <w:proofErr w:type="spellEnd"/>
      <w:r w:rsidRPr="00086AE8">
        <w:rPr>
          <w:rFonts w:cs="Times New Roman"/>
          <w:lang w:val="en-ID"/>
        </w:rPr>
        <w:t xml:space="preserve"> modular </w:t>
      </w:r>
      <w:proofErr w:type="spellStart"/>
      <w:r w:rsidRPr="00086AE8">
        <w:rPr>
          <w:rFonts w:cs="Times New Roman"/>
          <w:lang w:val="en-ID"/>
        </w:rPr>
        <w:t>ini</w:t>
      </w:r>
      <w:proofErr w:type="spellEnd"/>
      <w:r w:rsidRPr="00086AE8">
        <w:rPr>
          <w:rFonts w:cs="Times New Roman"/>
          <w:lang w:val="en-ID"/>
        </w:rPr>
        <w:t xml:space="preserve"> </w:t>
      </w:r>
      <w:proofErr w:type="spellStart"/>
      <w:r w:rsidRPr="00086AE8">
        <w:rPr>
          <w:rFonts w:cs="Times New Roman"/>
          <w:lang w:val="en-ID"/>
        </w:rPr>
        <w:t>memungkinkan</w:t>
      </w:r>
      <w:proofErr w:type="spellEnd"/>
      <w:r w:rsidRPr="00086AE8">
        <w:rPr>
          <w:rFonts w:cs="Times New Roman"/>
          <w:lang w:val="en-ID"/>
        </w:rPr>
        <w:t xml:space="preserve"> </w:t>
      </w:r>
      <w:proofErr w:type="spellStart"/>
      <w:r w:rsidRPr="00086AE8">
        <w:rPr>
          <w:rFonts w:cs="Times New Roman"/>
          <w:lang w:val="en-ID"/>
        </w:rPr>
        <w:t>pemrosesan</w:t>
      </w:r>
      <w:proofErr w:type="spellEnd"/>
      <w:r w:rsidRPr="00086AE8">
        <w:rPr>
          <w:rFonts w:cs="Times New Roman"/>
          <w:lang w:val="en-ID"/>
        </w:rPr>
        <w:t xml:space="preserve"> yang </w:t>
      </w:r>
      <w:proofErr w:type="spellStart"/>
      <w:r w:rsidRPr="00086AE8">
        <w:rPr>
          <w:rFonts w:cs="Times New Roman"/>
          <w:lang w:val="en-ID"/>
        </w:rPr>
        <w:t>lebih</w:t>
      </w:r>
      <w:proofErr w:type="spellEnd"/>
      <w:r w:rsidRPr="00086AE8">
        <w:rPr>
          <w:rFonts w:cs="Times New Roman"/>
          <w:lang w:val="en-ID"/>
        </w:rPr>
        <w:t xml:space="preserve"> </w:t>
      </w:r>
      <w:proofErr w:type="spellStart"/>
      <w:r w:rsidRPr="00086AE8">
        <w:rPr>
          <w:rFonts w:cs="Times New Roman"/>
          <w:lang w:val="en-ID"/>
        </w:rPr>
        <w:t>terfokus</w:t>
      </w:r>
      <w:proofErr w:type="spellEnd"/>
      <w:r w:rsidRPr="00086AE8">
        <w:rPr>
          <w:rFonts w:cs="Times New Roman"/>
          <w:lang w:val="en-ID"/>
        </w:rPr>
        <w:t xml:space="preserve">, </w:t>
      </w:r>
      <w:proofErr w:type="spellStart"/>
      <w:r w:rsidRPr="00086AE8">
        <w:rPr>
          <w:rFonts w:cs="Times New Roman"/>
          <w:lang w:val="en-ID"/>
        </w:rPr>
        <w:t>mudah</w:t>
      </w:r>
      <w:proofErr w:type="spellEnd"/>
      <w:r w:rsidRPr="00086AE8">
        <w:rPr>
          <w:rFonts w:cs="Times New Roman"/>
          <w:lang w:val="en-ID"/>
        </w:rPr>
        <w:t xml:space="preserve"> </w:t>
      </w:r>
      <w:proofErr w:type="spellStart"/>
      <w:r w:rsidRPr="00086AE8">
        <w:rPr>
          <w:rFonts w:cs="Times New Roman"/>
          <w:lang w:val="en-ID"/>
        </w:rPr>
        <w:t>dipelihara</w:t>
      </w:r>
      <w:proofErr w:type="spellEnd"/>
      <w:r w:rsidRPr="00086AE8">
        <w:rPr>
          <w:rFonts w:cs="Times New Roman"/>
          <w:lang w:val="en-ID"/>
        </w:rPr>
        <w:t xml:space="preserve">, </w:t>
      </w:r>
      <w:proofErr w:type="spellStart"/>
      <w:r w:rsidRPr="00086AE8">
        <w:rPr>
          <w:rFonts w:cs="Times New Roman"/>
          <w:lang w:val="en-ID"/>
        </w:rPr>
        <w:t>serta</w:t>
      </w:r>
      <w:proofErr w:type="spellEnd"/>
      <w:r w:rsidRPr="00086AE8">
        <w:rPr>
          <w:rFonts w:cs="Times New Roman"/>
          <w:lang w:val="en-ID"/>
        </w:rPr>
        <w:t xml:space="preserve"> </w:t>
      </w:r>
      <w:proofErr w:type="spellStart"/>
      <w:r w:rsidRPr="00086AE8">
        <w:rPr>
          <w:rFonts w:cs="Times New Roman"/>
          <w:lang w:val="en-ID"/>
        </w:rPr>
        <w:t>mendukung</w:t>
      </w:r>
      <w:proofErr w:type="spellEnd"/>
      <w:r w:rsidRPr="00086AE8">
        <w:rPr>
          <w:rFonts w:cs="Times New Roman"/>
          <w:lang w:val="en-ID"/>
        </w:rPr>
        <w:t xml:space="preserve"> </w:t>
      </w:r>
      <w:proofErr w:type="spellStart"/>
      <w:r w:rsidRPr="00086AE8">
        <w:rPr>
          <w:rFonts w:cs="Times New Roman"/>
          <w:lang w:val="en-ID"/>
        </w:rPr>
        <w:t>integrasi</w:t>
      </w:r>
      <w:proofErr w:type="spellEnd"/>
      <w:r w:rsidRPr="00086AE8">
        <w:rPr>
          <w:rFonts w:cs="Times New Roman"/>
          <w:lang w:val="en-ID"/>
        </w:rPr>
        <w:t xml:space="preserve"> </w:t>
      </w:r>
      <w:proofErr w:type="spellStart"/>
      <w:r w:rsidRPr="00086AE8">
        <w:rPr>
          <w:rFonts w:cs="Times New Roman"/>
          <w:lang w:val="en-ID"/>
        </w:rPr>
        <w:t>lebih</w:t>
      </w:r>
      <w:proofErr w:type="spellEnd"/>
      <w:r w:rsidRPr="00086AE8">
        <w:rPr>
          <w:rFonts w:cs="Times New Roman"/>
          <w:lang w:val="en-ID"/>
        </w:rPr>
        <w:t xml:space="preserve"> </w:t>
      </w:r>
      <w:proofErr w:type="spellStart"/>
      <w:r w:rsidRPr="00086AE8">
        <w:rPr>
          <w:rFonts w:cs="Times New Roman"/>
          <w:lang w:val="en-ID"/>
        </w:rPr>
        <w:t>lanjut</w:t>
      </w:r>
      <w:proofErr w:type="spellEnd"/>
      <w:r w:rsidRPr="00086AE8">
        <w:rPr>
          <w:rFonts w:cs="Times New Roman"/>
          <w:lang w:val="en-ID"/>
        </w:rPr>
        <w:t xml:space="preserve"> </w:t>
      </w:r>
      <w:proofErr w:type="spellStart"/>
      <w:r w:rsidRPr="00086AE8">
        <w:rPr>
          <w:rFonts w:cs="Times New Roman"/>
          <w:lang w:val="en-ID"/>
        </w:rPr>
        <w:t>untuk</w:t>
      </w:r>
      <w:proofErr w:type="spellEnd"/>
      <w:r w:rsidRPr="00086AE8">
        <w:rPr>
          <w:rFonts w:cs="Times New Roman"/>
          <w:lang w:val="en-ID"/>
        </w:rPr>
        <w:t xml:space="preserve"> </w:t>
      </w:r>
      <w:proofErr w:type="spellStart"/>
      <w:r w:rsidRPr="00086AE8">
        <w:rPr>
          <w:rFonts w:cs="Times New Roman"/>
          <w:lang w:val="en-ID"/>
        </w:rPr>
        <w:t>generasi</w:t>
      </w:r>
      <w:proofErr w:type="spellEnd"/>
      <w:r w:rsidRPr="00086AE8">
        <w:rPr>
          <w:rFonts w:cs="Times New Roman"/>
          <w:lang w:val="en-ID"/>
        </w:rPr>
        <w:t xml:space="preserve"> </w:t>
      </w:r>
      <w:proofErr w:type="spellStart"/>
      <w:r w:rsidRPr="00086AE8">
        <w:rPr>
          <w:rFonts w:cs="Times New Roman"/>
          <w:lang w:val="en-ID"/>
        </w:rPr>
        <w:t>kode</w:t>
      </w:r>
      <w:proofErr w:type="spellEnd"/>
      <w:r w:rsidRPr="00086AE8">
        <w:rPr>
          <w:rFonts w:cs="Times New Roman"/>
          <w:lang w:val="en-ID"/>
        </w:rPr>
        <w:t xml:space="preserve"> </w:t>
      </w:r>
      <w:proofErr w:type="spellStart"/>
      <w:r w:rsidRPr="00086AE8">
        <w:rPr>
          <w:rFonts w:cs="Times New Roman"/>
          <w:lang w:val="en-ID"/>
        </w:rPr>
        <w:t>aplikasi</w:t>
      </w:r>
      <w:proofErr w:type="spellEnd"/>
      <w:r w:rsidRPr="00086AE8">
        <w:rPr>
          <w:rFonts w:cs="Times New Roman"/>
          <w:lang w:val="en-ID"/>
        </w:rPr>
        <w:t xml:space="preserve">. </w:t>
      </w:r>
    </w:p>
    <w:p w14:paraId="45564ADE" w14:textId="77777777" w:rsidR="00F427E4" w:rsidRDefault="009672A4" w:rsidP="00F427E4">
      <w:pPr>
        <w:pStyle w:val="NormalWeb"/>
        <w:keepNext/>
        <w:jc w:val="center"/>
      </w:pPr>
      <w:r w:rsidRPr="00086AE8">
        <w:rPr>
          <w:noProof/>
        </w:rPr>
        <w:lastRenderedPageBreak/>
        <w:drawing>
          <wp:inline distT="0" distB="0" distL="0" distR="0" wp14:anchorId="239B2405" wp14:editId="060C1BE5">
            <wp:extent cx="2108200" cy="6782271"/>
            <wp:effectExtent l="0" t="0" r="6350" b="0"/>
            <wp:docPr id="975522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08200" cy="6782271"/>
                    </a:xfrm>
                    <a:prstGeom prst="rect">
                      <a:avLst/>
                    </a:prstGeom>
                    <a:noFill/>
                    <a:ln>
                      <a:noFill/>
                    </a:ln>
                  </pic:spPr>
                </pic:pic>
              </a:graphicData>
            </a:graphic>
          </wp:inline>
        </w:drawing>
      </w:r>
      <w:bookmarkStart w:id="31" w:name="_Toc221695176"/>
    </w:p>
    <w:p w14:paraId="4B0B1838" w14:textId="607FAF3A" w:rsidR="00341A0F" w:rsidRPr="00F427E4" w:rsidRDefault="00F427E4" w:rsidP="00F427E4">
      <w:pPr>
        <w:pStyle w:val="Caption"/>
        <w:jc w:val="center"/>
        <w:rPr>
          <w:i w:val="0"/>
          <w:iCs w:val="0"/>
          <w:color w:val="auto"/>
          <w:sz w:val="24"/>
          <w:szCs w:val="24"/>
        </w:rPr>
      </w:pPr>
      <w:bookmarkStart w:id="32" w:name="_Toc221700316"/>
      <w:r w:rsidRPr="00F427E4">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1</w:t>
      </w:r>
      <w:r>
        <w:rPr>
          <w:i w:val="0"/>
          <w:iCs w:val="0"/>
          <w:color w:val="auto"/>
          <w:sz w:val="24"/>
          <w:szCs w:val="24"/>
        </w:rPr>
        <w:fldChar w:fldCharType="end"/>
      </w:r>
      <w:r w:rsidRPr="00F427E4">
        <w:rPr>
          <w:i w:val="0"/>
          <w:iCs w:val="0"/>
          <w:color w:val="auto"/>
          <w:sz w:val="24"/>
          <w:szCs w:val="24"/>
        </w:rPr>
        <w:t xml:space="preserve"> Desain Metode </w:t>
      </w:r>
      <w:proofErr w:type="spellStart"/>
      <w:r w:rsidRPr="00F427E4">
        <w:rPr>
          <w:i w:val="0"/>
          <w:iCs w:val="0"/>
          <w:color w:val="auto"/>
          <w:sz w:val="24"/>
          <w:szCs w:val="24"/>
        </w:rPr>
        <w:t>Penelitian</w:t>
      </w:r>
      <w:bookmarkEnd w:id="32"/>
      <w:proofErr w:type="spellEnd"/>
    </w:p>
    <w:bookmarkEnd w:id="31"/>
    <w:p w14:paraId="1E850E1A" w14:textId="1FFEED24" w:rsidR="00842B87" w:rsidRPr="00086AE8" w:rsidRDefault="00D545F7" w:rsidP="002A7B43">
      <w:pPr>
        <w:spacing w:line="276" w:lineRule="auto"/>
        <w:rPr>
          <w:rFonts w:cs="Times New Roman"/>
        </w:rPr>
      </w:pPr>
      <w:proofErr w:type="spellStart"/>
      <w:r w:rsidRPr="00086AE8">
        <w:rPr>
          <w:rFonts w:cs="Times New Roman"/>
          <w:lang w:val="en-ID"/>
        </w:rPr>
        <w:t>Formulasi</w:t>
      </w:r>
      <w:proofErr w:type="spellEnd"/>
      <w:r w:rsidRPr="00086AE8">
        <w:rPr>
          <w:rFonts w:cs="Times New Roman"/>
          <w:lang w:val="en-ID"/>
        </w:rPr>
        <w:t xml:space="preserve"> </w:t>
      </w:r>
      <w:proofErr w:type="spellStart"/>
      <w:r w:rsidRPr="00086AE8">
        <w:rPr>
          <w:rFonts w:cs="Times New Roman"/>
          <w:lang w:val="en-ID"/>
        </w:rPr>
        <w:t>selanjutnya</w:t>
      </w:r>
      <w:proofErr w:type="spellEnd"/>
      <w:r w:rsidRPr="00086AE8">
        <w:rPr>
          <w:rFonts w:cs="Times New Roman"/>
          <w:lang w:val="en-ID"/>
        </w:rPr>
        <w:t xml:space="preserve"> </w:t>
      </w:r>
      <w:proofErr w:type="spellStart"/>
      <w:r w:rsidRPr="00086AE8">
        <w:rPr>
          <w:rFonts w:cs="Times New Roman"/>
          <w:lang w:val="en-ID"/>
        </w:rPr>
        <w:t>dikerjakan</w:t>
      </w:r>
      <w:proofErr w:type="spellEnd"/>
      <w:r w:rsidRPr="00086AE8">
        <w:rPr>
          <w:rFonts w:cs="Times New Roman"/>
          <w:lang w:val="en-ID"/>
        </w:rPr>
        <w:t xml:space="preserve"> </w:t>
      </w:r>
      <w:proofErr w:type="spellStart"/>
      <w:r w:rsidRPr="00086AE8">
        <w:rPr>
          <w:rFonts w:cs="Times New Roman"/>
          <w:lang w:val="en-ID"/>
        </w:rPr>
        <w:t>untuk</w:t>
      </w:r>
      <w:proofErr w:type="spellEnd"/>
      <w:r w:rsidRPr="00086AE8">
        <w:rPr>
          <w:rFonts w:cs="Times New Roman"/>
          <w:lang w:val="en-ID"/>
        </w:rPr>
        <w:t xml:space="preserve"> transformasi IR1 ke IR2 </w:t>
      </w:r>
      <w:r w:rsidRPr="00086AE8">
        <w:rPr>
          <w:rFonts w:cs="Times New Roman"/>
        </w:rPr>
        <w:t xml:space="preserve">dengan inisialisasi kerangka IR2 sesuai skema target, termasuk pengaturan metadata tugas, konteks aplikasi, dan kendala output. Selanjutnya, informasi proyek seperti nama aplikasi diambil dari elemen proses utama BPMN, sementara modul-modul aplikasi dibentuk berdasarkan pool yang merepresentasikan pemisahan peran dalam proses bisnis. Halaman - halaman React dibuat dari  </w:t>
      </w:r>
      <w:r w:rsidRPr="00086AE8">
        <w:rPr>
          <w:rFonts w:cs="Times New Roman"/>
          <w:i/>
          <w:iCs/>
        </w:rPr>
        <w:t>tasks</w:t>
      </w:r>
      <w:r w:rsidRPr="00086AE8">
        <w:rPr>
          <w:rFonts w:cs="Times New Roman"/>
        </w:rPr>
        <w:t xml:space="preserve"> dengan pemetaan nama, rute URL yang jelas, dan tipe antarmuka sesuai karakteristik task tersebut. Kemudian, dibuat tabel </w:t>
      </w:r>
      <w:r w:rsidRPr="00086AE8">
        <w:rPr>
          <w:rFonts w:cs="Times New Roman"/>
          <w:i/>
          <w:iCs/>
        </w:rPr>
        <w:t>routing</w:t>
      </w:r>
      <w:r w:rsidRPr="00086AE8">
        <w:rPr>
          <w:rFonts w:cs="Times New Roman"/>
        </w:rPr>
        <w:t xml:space="preserve"> dan inferensi </w:t>
      </w:r>
      <w:r w:rsidRPr="00086AE8">
        <w:rPr>
          <w:rFonts w:cs="Times New Roman"/>
          <w:i/>
          <w:iCs/>
        </w:rPr>
        <w:t>state</w:t>
      </w:r>
      <w:r w:rsidRPr="00086AE8">
        <w:rPr>
          <w:rFonts w:cs="Times New Roman"/>
        </w:rPr>
        <w:t xml:space="preserve"> global dari alur pesan serta variabel proses, sehingga menghasilkan model IR2 yang lengkap, modular, dan sesuai untuk generasi </w:t>
      </w:r>
      <w:r w:rsidRPr="00086AE8">
        <w:rPr>
          <w:rFonts w:cs="Times New Roman"/>
        </w:rPr>
        <w:lastRenderedPageBreak/>
        <w:t>kode antarmuka pada LLM.</w:t>
      </w:r>
      <w:r w:rsidR="00421D9C" w:rsidRPr="00086AE8">
        <w:rPr>
          <w:rFonts w:cs="Times New Roman"/>
        </w:rPr>
        <w:t xml:space="preserve"> </w:t>
      </w:r>
      <w:r w:rsidR="00421D9C" w:rsidRPr="00086AE8">
        <w:rPr>
          <w:rFonts w:cs="Times New Roman"/>
          <w:lang w:val="en-ID"/>
        </w:rPr>
        <w:t xml:space="preserve">Langkah selanjutnya dalam penelitian ini adalah pembuatan dataset pasangan </w:t>
      </w:r>
      <w:r w:rsidR="00421D9C" w:rsidRPr="00086AE8">
        <w:rPr>
          <w:rFonts w:cs="Times New Roman"/>
          <w:i/>
          <w:iCs/>
          <w:lang w:val="en-ID"/>
        </w:rPr>
        <w:t>Intermediate Representation 2</w:t>
      </w:r>
      <w:r w:rsidR="00421D9C" w:rsidRPr="00086AE8">
        <w:rPr>
          <w:rFonts w:cs="Times New Roman"/>
          <w:lang w:val="en-ID"/>
        </w:rPr>
        <w:t xml:space="preserve"> (IR2) dan kode aplikasi React.js dalam jumlah yang signifikan melalui pendekatan </w:t>
      </w:r>
      <w:r w:rsidR="00421D9C" w:rsidRPr="00086AE8">
        <w:rPr>
          <w:rFonts w:cs="Times New Roman"/>
          <w:i/>
          <w:iCs/>
          <w:lang w:val="en-ID"/>
        </w:rPr>
        <w:t>hybrid</w:t>
      </w:r>
      <w:r w:rsidR="00421D9C" w:rsidRPr="00086AE8">
        <w:rPr>
          <w:rFonts w:cs="Times New Roman"/>
          <w:lang w:val="en-ID"/>
        </w:rPr>
        <w:t xml:space="preserve"> yang mengintegrasikan pengembangan manual dan pemanfaatan </w:t>
      </w:r>
      <w:r w:rsidR="00421D9C" w:rsidRPr="00086AE8">
        <w:rPr>
          <w:rFonts w:cs="Times New Roman"/>
          <w:i/>
          <w:iCs/>
          <w:lang w:val="en-ID"/>
        </w:rPr>
        <w:t>Large Language Model</w:t>
      </w:r>
      <w:r w:rsidR="00421D9C" w:rsidRPr="00086AE8">
        <w:rPr>
          <w:rFonts w:cs="Times New Roman"/>
          <w:lang w:val="en-ID"/>
        </w:rPr>
        <w:t xml:space="preserve"> (LLM). Pada tahap awal, sejumlah aplikasi React.js dibangun secara manual sebagai </w:t>
      </w:r>
      <w:r w:rsidR="00421D9C" w:rsidRPr="00086AE8">
        <w:rPr>
          <w:rFonts w:cs="Times New Roman"/>
          <w:i/>
          <w:iCs/>
          <w:lang w:val="en-ID"/>
        </w:rPr>
        <w:t>benchmark</w:t>
      </w:r>
      <w:r w:rsidR="00421D9C" w:rsidRPr="00086AE8">
        <w:rPr>
          <w:rFonts w:cs="Times New Roman"/>
          <w:lang w:val="en-ID"/>
        </w:rPr>
        <w:t xml:space="preserve"> dengan merujuk secara ketat pada spesifikasi yang terkandung dalam IR2, sehingga menghasilkan referensi </w:t>
      </w:r>
      <w:r w:rsidR="00421D9C" w:rsidRPr="00086AE8">
        <w:rPr>
          <w:rFonts w:cs="Times New Roman"/>
          <w:i/>
          <w:iCs/>
          <w:lang w:val="en-ID"/>
        </w:rPr>
        <w:t>ground truth</w:t>
      </w:r>
      <w:r w:rsidR="00421D9C" w:rsidRPr="00086AE8">
        <w:rPr>
          <w:rFonts w:cs="Times New Roman"/>
          <w:lang w:val="en-ID"/>
        </w:rPr>
        <w:t xml:space="preserve"> yang berkualitas tinggi dan dapat diandalkan untuk evaluasi selanjutnya. Selanjutnya, dataset diperluas secara substansial dengan memperoleh variasi IR2 dari beragam file BPMN yang mencakup kasus proses bisnis dengan kompleksitas dan domain yang berbeda. Aplikasi React.js yang telah dikembangkan secara manual tersebut kemudian dimanfaatkan sebagai </w:t>
      </w:r>
      <w:r w:rsidR="00421D9C" w:rsidRPr="00086AE8">
        <w:rPr>
          <w:rFonts w:cs="Times New Roman"/>
          <w:i/>
          <w:iCs/>
          <w:lang w:val="en-ID"/>
        </w:rPr>
        <w:t>retrieval model</w:t>
      </w:r>
      <w:r w:rsidR="00421D9C" w:rsidRPr="00086AE8">
        <w:rPr>
          <w:rFonts w:cs="Times New Roman"/>
          <w:lang w:val="en-ID"/>
        </w:rPr>
        <w:t xml:space="preserve"> dalam mekanisme RAG pada model LLM berkinerja tinggi seperti GPT dan Grok. Proses generasi kode dilakukan dengan memasukkan IR2 sebagai input ke LLM, sehingga dihasilkan output berupa kode aplikasi React.js. Setiap output yang dihasilkan dievaluasi secara ketat berdasarkan metrik </w:t>
      </w:r>
      <w:r w:rsidR="00421D9C" w:rsidRPr="00086AE8">
        <w:rPr>
          <w:rFonts w:cs="Times New Roman"/>
          <w:i/>
          <w:iCs/>
          <w:lang w:val="en-ID"/>
        </w:rPr>
        <w:t>correctness</w:t>
      </w:r>
      <w:r w:rsidR="00421D9C" w:rsidRPr="00086AE8">
        <w:rPr>
          <w:rFonts w:cs="Times New Roman"/>
          <w:lang w:val="en-ID"/>
        </w:rPr>
        <w:t xml:space="preserve">, </w:t>
      </w:r>
      <w:r w:rsidR="00421D9C" w:rsidRPr="00086AE8">
        <w:rPr>
          <w:rFonts w:cs="Times New Roman"/>
          <w:i/>
          <w:iCs/>
          <w:lang w:val="en-ID"/>
        </w:rPr>
        <w:t>completeness</w:t>
      </w:r>
      <w:r w:rsidR="00421D9C" w:rsidRPr="00086AE8">
        <w:rPr>
          <w:rFonts w:cs="Times New Roman"/>
          <w:lang w:val="en-ID"/>
        </w:rPr>
        <w:t xml:space="preserve">, dan </w:t>
      </w:r>
      <w:r w:rsidR="00421D9C" w:rsidRPr="00086AE8">
        <w:rPr>
          <w:rFonts w:cs="Times New Roman"/>
          <w:i/>
          <w:iCs/>
          <w:lang w:val="en-ID"/>
        </w:rPr>
        <w:t>readability</w:t>
      </w:r>
      <w:r w:rsidR="00421D9C" w:rsidRPr="00086AE8">
        <w:rPr>
          <w:rFonts w:cs="Times New Roman"/>
          <w:lang w:val="en-ID"/>
        </w:rPr>
        <w:t xml:space="preserve"> dan jika memenuhi ambang batas kualitas, maka pasangan IR2 dan kode React.js tersebut dimasukkan ke dalam dataset berbentuk </w:t>
      </w:r>
      <w:r w:rsidR="00421D9C" w:rsidRPr="00086AE8">
        <w:rPr>
          <w:rFonts w:cs="Times New Roman"/>
          <w:i/>
          <w:iCs/>
          <w:lang w:val="en-ID"/>
        </w:rPr>
        <w:t>chat template</w:t>
      </w:r>
      <w:r w:rsidR="00421D9C" w:rsidRPr="00086AE8">
        <w:rPr>
          <w:rFonts w:cs="Times New Roman"/>
          <w:lang w:val="en-ID"/>
        </w:rPr>
        <w:t xml:space="preserve">. Pendekatan iteratif ini diharapkan dapat menghasilkan dataset berskala besar yang representatif serta mendukung peningkatan performa sistem pembangkit kode otomatis dalam kerangka kerja </w:t>
      </w:r>
      <w:r w:rsidR="00421D9C" w:rsidRPr="00086AE8">
        <w:rPr>
          <w:rFonts w:cs="Times New Roman"/>
          <w:i/>
          <w:iCs/>
          <w:lang w:val="en-ID"/>
        </w:rPr>
        <w:t>hybrid</w:t>
      </w:r>
      <w:r w:rsidR="00421D9C" w:rsidRPr="00086AE8">
        <w:rPr>
          <w:rFonts w:cs="Times New Roman"/>
          <w:lang w:val="en-ID"/>
        </w:rPr>
        <w:t xml:space="preserve"> yang diusulkan.</w:t>
      </w:r>
    </w:p>
    <w:p w14:paraId="036BFF2D" w14:textId="239F3C3E" w:rsidR="001B27E3" w:rsidRPr="00086AE8" w:rsidRDefault="00A259E9" w:rsidP="00A259E9">
      <w:pPr>
        <w:pStyle w:val="Heading3"/>
        <w:rPr>
          <w:rFonts w:ascii="Times New Roman" w:hAnsi="Times New Roman" w:cs="Times New Roman"/>
          <w:color w:val="auto"/>
        </w:rPr>
      </w:pPr>
      <w:bookmarkStart w:id="33" w:name="_Toc220058965"/>
      <w:r w:rsidRPr="00086AE8">
        <w:rPr>
          <w:rFonts w:ascii="Times New Roman" w:hAnsi="Times New Roman" w:cs="Times New Roman"/>
          <w:color w:val="auto"/>
        </w:rPr>
        <w:t>Tahap 2: Pemrosesan LLM</w:t>
      </w:r>
      <w:bookmarkEnd w:id="33"/>
    </w:p>
    <w:p w14:paraId="369BDF94" w14:textId="54216E0C" w:rsidR="00166B99" w:rsidRPr="00086AE8" w:rsidRDefault="00166B99" w:rsidP="002A7B43">
      <w:pPr>
        <w:pStyle w:val="NormalWeb"/>
        <w:spacing w:line="276" w:lineRule="auto"/>
        <w:ind w:firstLine="113"/>
        <w:jc w:val="both"/>
      </w:pPr>
      <w:r w:rsidRPr="00086AE8">
        <w:t xml:space="preserve">Pada tahap kedua ini LLM disiapkan sebagai alat generasi kode dengan menerapkan Chain of Thought ( CoT ), Fine tuning, dan RAG, sehingga respon yang dihasilkan memiliki akurasi tinggi dan benar. Pertama tama, CoT diterapkan pada model LLM dalam tugas akhir ini untuk memandu proses penalaran secara bertahap dan logis dalam menghasilkan kode React.js dari Intermediate Representation 2 (IR2). Pendekatan ini melibatkan desain </w:t>
      </w:r>
      <w:r w:rsidRPr="00086AE8">
        <w:rPr>
          <w:i/>
          <w:iCs/>
        </w:rPr>
        <w:t>prompt</w:t>
      </w:r>
      <w:r w:rsidRPr="00086AE8">
        <w:t xml:space="preserve"> yang memerintahkan model untuk memecah tugas kompleks menjadi langkah-langkah sekuensial, seperti analisis modul berdasarkan </w:t>
      </w:r>
      <w:r w:rsidRPr="00086AE8">
        <w:rPr>
          <w:i/>
          <w:iCs/>
        </w:rPr>
        <w:t>swimlane</w:t>
      </w:r>
      <w:r w:rsidRPr="00086AE8">
        <w:t xml:space="preserve"> BPMN, pembentukan struktur </w:t>
      </w:r>
      <w:r w:rsidRPr="00086AE8">
        <w:rPr>
          <w:i/>
          <w:iCs/>
        </w:rPr>
        <w:t>routing</w:t>
      </w:r>
      <w:r w:rsidRPr="00086AE8">
        <w:t xml:space="preserve"> berbasis peran, definisi </w:t>
      </w:r>
      <w:r w:rsidRPr="00086AE8">
        <w:rPr>
          <w:i/>
          <w:iCs/>
        </w:rPr>
        <w:t>state management global</w:t>
      </w:r>
      <w:r w:rsidRPr="00086AE8">
        <w:t xml:space="preserve">, serta adaptasi pola komponen dari </w:t>
      </w:r>
      <w:r w:rsidRPr="00086AE8">
        <w:rPr>
          <w:i/>
          <w:iCs/>
        </w:rPr>
        <w:t>benchmark</w:t>
      </w:r>
      <w:r w:rsidRPr="00086AE8">
        <w:t xml:space="preserve"> aplikasi React.js yang dibangun secara manual sebagai </w:t>
      </w:r>
      <w:r w:rsidRPr="00086AE8">
        <w:rPr>
          <w:i/>
          <w:iCs/>
        </w:rPr>
        <w:t>ground truth</w:t>
      </w:r>
      <w:r w:rsidRPr="00086AE8">
        <w:t xml:space="preserve">. Dengan merujuk pada </w:t>
      </w:r>
      <w:r w:rsidRPr="00086AE8">
        <w:rPr>
          <w:i/>
          <w:iCs/>
        </w:rPr>
        <w:t>benchmark</w:t>
      </w:r>
      <w:r w:rsidRPr="00086AE8">
        <w:t xml:space="preserve"> manual tersebut yang mencakup implementasi modular dengan </w:t>
      </w:r>
      <w:r w:rsidRPr="00086AE8">
        <w:rPr>
          <w:i/>
          <w:iCs/>
        </w:rPr>
        <w:t>role-based access</w:t>
      </w:r>
      <w:r w:rsidRPr="00086AE8">
        <w:t xml:space="preserve">, penggunaan </w:t>
      </w:r>
      <w:r w:rsidRPr="00086AE8">
        <w:rPr>
          <w:i/>
          <w:iCs/>
        </w:rPr>
        <w:t>zustand</w:t>
      </w:r>
      <w:r w:rsidRPr="00086AE8">
        <w:t xml:space="preserve"> untuk </w:t>
      </w:r>
      <w:r w:rsidRPr="00086AE8">
        <w:rPr>
          <w:i/>
          <w:iCs/>
        </w:rPr>
        <w:t>process state</w:t>
      </w:r>
      <w:r w:rsidRPr="00086AE8">
        <w:t xml:space="preserve">, dan integrasi interaksi antar halaman seperti tombol aksi untuk simulasi message flow, teknik CoT memastikan bahwa output LLM tidak hanya mengikuti spesifikasi IR2, tetapi juga menjaga konsistensi dengan </w:t>
      </w:r>
      <w:r w:rsidRPr="00086AE8">
        <w:rPr>
          <w:i/>
          <w:iCs/>
        </w:rPr>
        <w:t>best practices coding</w:t>
      </w:r>
      <w:r w:rsidRPr="00086AE8">
        <w:t xml:space="preserve"> React.js yang telah divalidasi secara manual. Hasilnya, teknik CoT ini meningkatkan akurasi dan </w:t>
      </w:r>
      <w:r w:rsidRPr="00086AE8">
        <w:rPr>
          <w:i/>
          <w:iCs/>
        </w:rPr>
        <w:t>readability</w:t>
      </w:r>
      <w:r w:rsidRPr="00086AE8">
        <w:t xml:space="preserve"> kode yang dihasilkan, sekaligus mengurangi halusinasi model dengan menjadikan benchmark sebagai referensi eksplisit dalam rantai penalaran.</w:t>
      </w:r>
      <w:r w:rsidR="00A3388A" w:rsidRPr="00086AE8">
        <w:t xml:space="preserve"> Berikut adalah struktur CoT</w:t>
      </w:r>
      <w:r w:rsidR="00335D44" w:rsidRPr="00086AE8">
        <w:t xml:space="preserve"> yang akan digunakan dalam projek tugas akhir ini</w:t>
      </w:r>
    </w:p>
    <w:p w14:paraId="062FFF26" w14:textId="72C86E2D" w:rsidR="00A3388A" w:rsidRPr="00086AE8" w:rsidRDefault="00A3388A" w:rsidP="00166B99">
      <w:pPr>
        <w:pStyle w:val="NormalWeb"/>
        <w:jc w:val="both"/>
      </w:pPr>
      <w:r w:rsidRPr="00086AE8">
        <w:rPr>
          <w:i/>
          <w:iCs/>
        </w:rPr>
        <w:t>Chain of Thought Prompt</w:t>
      </w:r>
    </w:p>
    <w:tbl>
      <w:tblPr>
        <w:tblStyle w:val="TableGrid"/>
        <w:tblW w:w="0" w:type="auto"/>
        <w:tblLook w:val="04A0" w:firstRow="1" w:lastRow="0" w:firstColumn="1" w:lastColumn="0" w:noHBand="0" w:noVBand="1"/>
      </w:tblPr>
      <w:tblGrid>
        <w:gridCol w:w="9061"/>
      </w:tblGrid>
      <w:tr w:rsidR="00335D44" w:rsidRPr="00086AE8" w14:paraId="10E19346" w14:textId="77777777" w:rsidTr="00140C64">
        <w:tc>
          <w:tcPr>
            <w:tcW w:w="9061" w:type="dxa"/>
            <w:tcBorders>
              <w:top w:val="nil"/>
              <w:left w:val="nil"/>
              <w:bottom w:val="nil"/>
              <w:right w:val="nil"/>
            </w:tcBorders>
          </w:tcPr>
          <w:p w14:paraId="074D770C" w14:textId="74205503" w:rsidR="00335D44" w:rsidRPr="00086AE8" w:rsidRDefault="00335D44" w:rsidP="00335D44">
            <w:pPr>
              <w:pStyle w:val="NormalWeb"/>
              <w:jc w:val="both"/>
              <w:rPr>
                <w:b/>
                <w:bCs/>
              </w:rPr>
            </w:pPr>
            <w:r w:rsidRPr="00086AE8">
              <w:rPr>
                <w:b/>
                <w:bCs/>
              </w:rPr>
              <w:t>Model Input</w:t>
            </w:r>
          </w:p>
          <w:p w14:paraId="3571FDBF" w14:textId="77EC21A7" w:rsidR="00335D44" w:rsidRPr="00086AE8" w:rsidRDefault="00335D44" w:rsidP="00335D44">
            <w:pPr>
              <w:pStyle w:val="NormalWeb"/>
              <w:jc w:val="both"/>
            </w:pPr>
            <w:r w:rsidRPr="00086AE8">
              <w:t>Q: Transform this IR2.JSON into React.js app</w:t>
            </w:r>
          </w:p>
          <w:p w14:paraId="117C743D" w14:textId="5CC61073" w:rsidR="00335D44" w:rsidRPr="00086AE8" w:rsidRDefault="00335D44" w:rsidP="00335D44">
            <w:pPr>
              <w:pStyle w:val="NormalWeb"/>
              <w:jc w:val="both"/>
            </w:pPr>
            <w:r w:rsidRPr="00086AE8">
              <w:lastRenderedPageBreak/>
              <w:t>{ "task": "generate", "input": { "context": { ... } }, "schema": { ... }, "constraints": { ... } }</w:t>
            </w:r>
          </w:p>
          <w:p w14:paraId="7E3AACB8" w14:textId="77777777" w:rsidR="00335D44" w:rsidRPr="00086AE8" w:rsidRDefault="00335D44" w:rsidP="00335D44">
            <w:pPr>
              <w:pStyle w:val="NormalWeb"/>
              <w:jc w:val="both"/>
            </w:pPr>
            <w:r w:rsidRPr="00086AE8">
              <w:t xml:space="preserve">A: The input is an IR2 specification for generating a React.js app. First, identify the project name and setup client-side routing. Next, map modules to folders like src/modules/customer. Then, for each page, determine uiType and create corresponding components. Infer global state from state.global. Build routing with role guards. Finally, generate support files. </w:t>
            </w:r>
          </w:p>
          <w:p w14:paraId="2ABB01EA" w14:textId="77777777" w:rsidR="00335D44" w:rsidRPr="00086AE8" w:rsidRDefault="00335D44" w:rsidP="00335D44">
            <w:pPr>
              <w:pStyle w:val="NormalWeb"/>
              <w:jc w:val="both"/>
            </w:pPr>
            <w:r w:rsidRPr="00086AE8">
              <w:t>{ "files": [ { "path": "src/App.tsx", "content": "..." } ] }</w:t>
            </w:r>
          </w:p>
          <w:p w14:paraId="4E543E29" w14:textId="32F0EA70" w:rsidR="00335D44" w:rsidRPr="00086AE8" w:rsidRDefault="00335D44" w:rsidP="00335D44">
            <w:pPr>
              <w:pStyle w:val="NormalWeb"/>
              <w:jc w:val="both"/>
            </w:pPr>
            <w:r w:rsidRPr="00086AE8">
              <w:t>Q: Transform another IR2.JSON into React.js app</w:t>
            </w:r>
          </w:p>
        </w:tc>
      </w:tr>
    </w:tbl>
    <w:p w14:paraId="6CD25499" w14:textId="77777777" w:rsidR="00A3388A" w:rsidRPr="00086AE8" w:rsidRDefault="00A3388A" w:rsidP="00335D44">
      <w:pPr>
        <w:pStyle w:val="NormalWeb"/>
        <w:jc w:val="both"/>
      </w:pPr>
    </w:p>
    <w:tbl>
      <w:tblPr>
        <w:tblStyle w:val="TableGrid"/>
        <w:tblW w:w="0" w:type="auto"/>
        <w:tblLook w:val="04A0" w:firstRow="1" w:lastRow="0" w:firstColumn="1" w:lastColumn="0" w:noHBand="0" w:noVBand="1"/>
      </w:tblPr>
      <w:tblGrid>
        <w:gridCol w:w="9061"/>
      </w:tblGrid>
      <w:tr w:rsidR="00335D44" w:rsidRPr="00086AE8" w14:paraId="404BFB56" w14:textId="77777777" w:rsidTr="00140C64">
        <w:tc>
          <w:tcPr>
            <w:tcW w:w="9061" w:type="dxa"/>
            <w:tcBorders>
              <w:top w:val="nil"/>
              <w:left w:val="nil"/>
              <w:bottom w:val="nil"/>
              <w:right w:val="nil"/>
            </w:tcBorders>
          </w:tcPr>
          <w:p w14:paraId="394BB34D" w14:textId="77777777" w:rsidR="00335D44" w:rsidRPr="00086AE8" w:rsidRDefault="00335D44" w:rsidP="00335D44">
            <w:pPr>
              <w:ind w:firstLine="0"/>
              <w:rPr>
                <w:b/>
                <w:bCs/>
              </w:rPr>
            </w:pPr>
            <w:r w:rsidRPr="00086AE8">
              <w:rPr>
                <w:b/>
                <w:bCs/>
              </w:rPr>
              <w:t>Model Output</w:t>
            </w:r>
          </w:p>
          <w:p w14:paraId="257CD033" w14:textId="5E58CE08" w:rsidR="00335D44" w:rsidRPr="00086AE8" w:rsidRDefault="00335D44" w:rsidP="00335D44">
            <w:pPr>
              <w:pStyle w:val="NormalWeb"/>
              <w:jc w:val="both"/>
            </w:pPr>
            <w:r w:rsidRPr="00086AE8">
              <w:t>A: { "files": [ { "path": "src/App.tsx", "content": "..." } ] }</w:t>
            </w:r>
          </w:p>
        </w:tc>
      </w:tr>
    </w:tbl>
    <w:p w14:paraId="4A0967DE" w14:textId="77777777" w:rsidR="003C107C" w:rsidRPr="00086AE8" w:rsidRDefault="003C107C" w:rsidP="00335D44">
      <w:pPr>
        <w:ind w:firstLine="0"/>
        <w:rPr>
          <w:rFonts w:cs="Times New Roman"/>
        </w:rPr>
      </w:pPr>
    </w:p>
    <w:p w14:paraId="7605E52A" w14:textId="35BD4C06" w:rsidR="00A26F91" w:rsidRPr="00086AE8" w:rsidRDefault="00335D44" w:rsidP="002A7B43">
      <w:pPr>
        <w:spacing w:line="276" w:lineRule="auto"/>
        <w:rPr>
          <w:rFonts w:cs="Times New Roman"/>
        </w:rPr>
      </w:pPr>
      <w:r w:rsidRPr="00086AE8">
        <w:rPr>
          <w:rFonts w:cs="Times New Roman"/>
        </w:rPr>
        <w:t>Tahap</w:t>
      </w:r>
      <w:r w:rsidR="00B80AA8" w:rsidRPr="00086AE8">
        <w:rPr>
          <w:rFonts w:cs="Times New Roman"/>
        </w:rPr>
        <w:t xml:space="preserve"> selanjutnya adalah </w:t>
      </w:r>
      <w:r w:rsidR="00B80AA8" w:rsidRPr="00086AE8">
        <w:rPr>
          <w:rFonts w:cs="Times New Roman"/>
          <w:i/>
          <w:iCs/>
        </w:rPr>
        <w:t xml:space="preserve">fine tuning </w:t>
      </w:r>
      <w:r w:rsidR="00B80AA8" w:rsidRPr="00086AE8">
        <w:rPr>
          <w:rFonts w:cs="Times New Roman"/>
          <w:lang w:val="en-ID"/>
        </w:rPr>
        <w:t xml:space="preserve">pada LLM model Qwen2.5-Coder:7B untuk mengadaptasi model dasar agar lebih terspesialisasi terhadap pola transformasi spesifik dari Intermediate Representation 2 (IR2) ke kode React.js yang modular dan selaras dengan alur proses bisnis BPMN. Proses fine tuning menggunakan Low-Rank Adaptation (LoRA) dengan dataset pasangan IR2 dan kode React.js dalam format </w:t>
      </w:r>
      <w:r w:rsidR="00B80AA8" w:rsidRPr="00086AE8">
        <w:rPr>
          <w:rFonts w:cs="Times New Roman"/>
          <w:i/>
          <w:iCs/>
          <w:lang w:val="en-ID"/>
        </w:rPr>
        <w:t>ChatML.</w:t>
      </w:r>
      <w:r w:rsidR="00B80AA8" w:rsidRPr="00086AE8">
        <w:rPr>
          <w:rFonts w:cs="Times New Roman"/>
          <w:lang w:val="en-ID"/>
        </w:rPr>
        <w:t xml:space="preserve"> Parameter yang digunakan adalah </w:t>
      </w:r>
      <w:r w:rsidR="00B80AA8" w:rsidRPr="00086AE8">
        <w:rPr>
          <w:rFonts w:cs="Times New Roman"/>
          <w:i/>
          <w:iCs/>
          <w:lang w:val="en-ID"/>
        </w:rPr>
        <w:t>learning rate</w:t>
      </w:r>
      <w:r w:rsidR="00B80AA8" w:rsidRPr="00086AE8">
        <w:rPr>
          <w:rFonts w:cs="Times New Roman"/>
          <w:lang w:val="en-ID"/>
        </w:rPr>
        <w:t xml:space="preserve"> 2e-4, </w:t>
      </w:r>
      <w:r w:rsidR="00B80AA8" w:rsidRPr="00086AE8">
        <w:rPr>
          <w:rFonts w:cs="Times New Roman"/>
          <w:i/>
          <w:iCs/>
          <w:lang w:val="en-ID"/>
        </w:rPr>
        <w:t>epochs</w:t>
      </w:r>
      <w:r w:rsidR="00B80AA8" w:rsidRPr="00086AE8">
        <w:rPr>
          <w:rFonts w:cs="Times New Roman"/>
          <w:lang w:val="en-ID"/>
        </w:rPr>
        <w:t xml:space="preserve"> 3, dan rank LoRA 16 untuk menjaga efisiensi komputasi sambil meningkatkan akurasi output, sehingga model mampu menghasilkan kode yang lebih readable, dan bebas halusinasi dibandingkan varian baseline. Tahap terakhir dari pemrosesan LLM adalah RAG yang </w:t>
      </w:r>
      <w:r w:rsidR="00D32E96" w:rsidRPr="00086AE8">
        <w:rPr>
          <w:rFonts w:cs="Times New Roman"/>
          <w:lang w:val="en-ID"/>
        </w:rPr>
        <w:t>berfungsi meningkatkan pengetahuan LLM dengan menyediakan pengetahuan eksternal terkait BPMN, React.js, dan transformasinya</w:t>
      </w:r>
      <w:r w:rsidR="005150FB" w:rsidRPr="00086AE8">
        <w:rPr>
          <w:rFonts w:cs="Times New Roman"/>
          <w:lang w:val="en-ID"/>
        </w:rPr>
        <w:t xml:space="preserve"> setelah proses </w:t>
      </w:r>
      <w:r w:rsidR="005150FB" w:rsidRPr="00086AE8">
        <w:rPr>
          <w:rFonts w:cs="Times New Roman"/>
          <w:i/>
          <w:iCs/>
          <w:lang w:val="en-ID"/>
        </w:rPr>
        <w:t>fine tuning</w:t>
      </w:r>
      <w:r w:rsidR="005150FB" w:rsidRPr="00086AE8">
        <w:rPr>
          <w:rFonts w:cs="Times New Roman"/>
          <w:lang w:val="en-ID"/>
        </w:rPr>
        <w:t xml:space="preserve">. </w:t>
      </w:r>
      <w:r w:rsidR="005150FB" w:rsidRPr="00086AE8">
        <w:rPr>
          <w:rFonts w:cs="Times New Roman"/>
        </w:rPr>
        <w:t xml:space="preserve">Basis pengetahuan dalam implementasi RAG ini dibangun dari tiga kelompok sumber data utama. Pertama, dataset internal berupa </w:t>
      </w:r>
      <w:r w:rsidR="005150FB" w:rsidRPr="00086AE8">
        <w:rPr>
          <w:rFonts w:cs="Times New Roman"/>
          <w:i/>
          <w:iCs/>
        </w:rPr>
        <w:t>benchmark</w:t>
      </w:r>
      <w:r w:rsidR="005150FB" w:rsidRPr="00086AE8">
        <w:rPr>
          <w:rFonts w:cs="Times New Roman"/>
        </w:rPr>
        <w:t xml:space="preserve"> struktur proyek React.js yang mencakup seluruh file dari folder proyek yang telah divalidasi secara manual dan dataset pasangan IR2 dan kode React.js . Kedua, dokumentasi resmi BPMN 2.0 yang diunduh dari situs Object Management Group (OMG) yang menjelaskan BPMN secara keseluruhan. Ketiga, dokumentasi resmi React.js yang berisikan segala pengetahuan dasar untuk membangun aplikasi React.js. </w:t>
      </w:r>
    </w:p>
    <w:p w14:paraId="2D1176C2" w14:textId="1789285C" w:rsidR="00A26F91" w:rsidRPr="00086AE8" w:rsidRDefault="00A26F91" w:rsidP="002A7B43">
      <w:pPr>
        <w:spacing w:line="276" w:lineRule="auto"/>
        <w:rPr>
          <w:rFonts w:cs="Times New Roman"/>
          <w:lang w:val="en-ID"/>
        </w:rPr>
      </w:pPr>
      <w:r w:rsidRPr="00086AE8">
        <w:rPr>
          <w:rFonts w:cs="Times New Roman"/>
          <w:lang w:val="en-ID"/>
        </w:rPr>
        <w:t xml:space="preserve">Tahap berikutnya adalah </w:t>
      </w:r>
      <w:r w:rsidRPr="00086AE8">
        <w:rPr>
          <w:rFonts w:cs="Times New Roman"/>
          <w:i/>
          <w:iCs/>
          <w:lang w:val="en-ID"/>
        </w:rPr>
        <w:t>preprocessing</w:t>
      </w:r>
      <w:r w:rsidRPr="00086AE8">
        <w:rPr>
          <w:rFonts w:cs="Times New Roman"/>
          <w:lang w:val="en-ID"/>
        </w:rPr>
        <w:t xml:space="preserve"> dan </w:t>
      </w:r>
      <w:r w:rsidRPr="00086AE8">
        <w:rPr>
          <w:rFonts w:cs="Times New Roman"/>
          <w:i/>
          <w:iCs/>
          <w:lang w:val="en-ID"/>
        </w:rPr>
        <w:t>chunking</w:t>
      </w:r>
      <w:r w:rsidRPr="00086AE8">
        <w:rPr>
          <w:rFonts w:cs="Times New Roman"/>
          <w:lang w:val="en-ID"/>
        </w:rPr>
        <w:t xml:space="preserve">, yaitu memecah dokumen berukuran besar menjadi unit-unit kecil yang tetap bermakna dengan panjang sekitar 500 – 1200 token. Proses ini dapat dilakukan menggunakan metode seperti </w:t>
      </w:r>
      <w:r w:rsidRPr="00086AE8">
        <w:rPr>
          <w:rFonts w:cs="Times New Roman"/>
          <w:i/>
          <w:iCs/>
          <w:lang w:val="en-ID"/>
        </w:rPr>
        <w:t>recursive character splitting</w:t>
      </w:r>
      <w:r w:rsidRPr="00086AE8">
        <w:rPr>
          <w:rFonts w:cs="Times New Roman"/>
          <w:lang w:val="en-ID"/>
        </w:rPr>
        <w:t xml:space="preserve"> atau semantic. Setiap potongan teks tersebut kemudian dikonversi menjadi vektor numerik melalui proses </w:t>
      </w:r>
      <w:r w:rsidRPr="00086AE8">
        <w:rPr>
          <w:rFonts w:cs="Times New Roman"/>
          <w:i/>
          <w:iCs/>
          <w:lang w:val="en-ID"/>
        </w:rPr>
        <w:t>embedding</w:t>
      </w:r>
      <w:r w:rsidRPr="00086AE8">
        <w:rPr>
          <w:rFonts w:cs="Times New Roman"/>
          <w:lang w:val="en-ID"/>
        </w:rPr>
        <w:t xml:space="preserve"> menggunakan model seperti </w:t>
      </w:r>
      <w:r w:rsidRPr="00086AE8">
        <w:rPr>
          <w:rFonts w:cs="Times New Roman"/>
          <w:i/>
          <w:iCs/>
          <w:lang w:val="en-ID"/>
        </w:rPr>
        <w:t>SentenceTransformer all-MiniLM-L6-v2</w:t>
      </w:r>
      <w:r w:rsidRPr="00086AE8">
        <w:rPr>
          <w:rFonts w:cs="Times New Roman"/>
          <w:lang w:val="en-ID"/>
        </w:rPr>
        <w:t xml:space="preserve"> atau </w:t>
      </w:r>
      <w:r w:rsidRPr="00086AE8">
        <w:rPr>
          <w:rFonts w:cs="Times New Roman"/>
          <w:i/>
          <w:iCs/>
          <w:lang w:val="en-ID"/>
        </w:rPr>
        <w:t>bge-small-en-v1.5</w:t>
      </w:r>
      <w:r w:rsidRPr="00086AE8">
        <w:rPr>
          <w:rFonts w:cs="Times New Roman"/>
          <w:lang w:val="en-ID"/>
        </w:rPr>
        <w:t xml:space="preserve">, yang merepresentasikan makna semantik dalam ruang berdimensi tinggi (misalnya 384 atau 512 dimensi). Selanjutnya, vektor hasil </w:t>
      </w:r>
      <w:r w:rsidRPr="00086AE8">
        <w:rPr>
          <w:rFonts w:cs="Times New Roman"/>
          <w:i/>
          <w:iCs/>
          <w:lang w:val="en-ID"/>
        </w:rPr>
        <w:t>embedding</w:t>
      </w:r>
      <w:r w:rsidRPr="00086AE8">
        <w:rPr>
          <w:rFonts w:cs="Times New Roman"/>
          <w:lang w:val="en-ID"/>
        </w:rPr>
        <w:t xml:space="preserve"> disimpan dan diindeks dalam basis data vector seperti ChromaDB, FAISS, atau Pinecone. Struktur ini memungkinkan pencarian berbasis kemiripan semantik, seperti </w:t>
      </w:r>
      <w:r w:rsidRPr="00086AE8">
        <w:rPr>
          <w:rFonts w:cs="Times New Roman"/>
          <w:i/>
          <w:iCs/>
          <w:lang w:val="en-ID"/>
        </w:rPr>
        <w:t>cosine similarity</w:t>
      </w:r>
      <w:r w:rsidRPr="00086AE8">
        <w:rPr>
          <w:rFonts w:cs="Times New Roman"/>
          <w:lang w:val="en-ID"/>
        </w:rPr>
        <w:t xml:space="preserve"> atau </w:t>
      </w:r>
      <w:r w:rsidRPr="00086AE8">
        <w:rPr>
          <w:rFonts w:cs="Times New Roman"/>
          <w:i/>
          <w:iCs/>
          <w:lang w:val="en-ID"/>
        </w:rPr>
        <w:t>dot product</w:t>
      </w:r>
      <w:r w:rsidRPr="00086AE8">
        <w:rPr>
          <w:rFonts w:cs="Times New Roman"/>
          <w:lang w:val="en-ID"/>
        </w:rPr>
        <w:t xml:space="preserve">, dengan performa yang sangat efisien. Output dari fase ini adalah sebuah retrieval model yang siap digunakan, yaitu basis data vektor untuk memperoleh pengetahuan yang paling relevan secara </w:t>
      </w:r>
      <w:r w:rsidRPr="00086AE8">
        <w:rPr>
          <w:rFonts w:cs="Times New Roman"/>
          <w:lang w:val="en-ID"/>
        </w:rPr>
        <w:lastRenderedPageBreak/>
        <w:t xml:space="preserve">semantik terhadap suatu kueri. Pada fase generasi kode, representasi IR2 atau CoT terlebih dahulu diubah menjadi vektor kueri. Basis data vektor kemudian melakukan pencarian top-k dan hasilnya disisipkan ke dalam prompt akhir yang diberikan kepada LLM. </w:t>
      </w:r>
    </w:p>
    <w:p w14:paraId="532E01FD" w14:textId="43B75733" w:rsidR="005150FB" w:rsidRPr="00086AE8" w:rsidRDefault="005150FB" w:rsidP="005150FB">
      <w:pPr>
        <w:rPr>
          <w:rFonts w:cs="Times New Roman"/>
          <w:lang w:val="en-ID"/>
        </w:rPr>
      </w:pPr>
    </w:p>
    <w:p w14:paraId="2F6313CA" w14:textId="77777777" w:rsidR="00F427E4" w:rsidRDefault="00A26F91" w:rsidP="00F427E4">
      <w:pPr>
        <w:keepNext/>
        <w:jc w:val="center"/>
      </w:pPr>
      <w:r w:rsidRPr="00086AE8">
        <w:rPr>
          <w:rFonts w:cs="Times New Roman"/>
          <w:noProof/>
          <w:lang w:val="en-ID"/>
        </w:rPr>
        <w:drawing>
          <wp:inline distT="0" distB="0" distL="0" distR="0" wp14:anchorId="49305914" wp14:editId="3468C139">
            <wp:extent cx="1351514" cy="1761067"/>
            <wp:effectExtent l="0" t="0" r="1270" b="0"/>
            <wp:docPr id="16504678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59782" cy="1771841"/>
                    </a:xfrm>
                    <a:prstGeom prst="rect">
                      <a:avLst/>
                    </a:prstGeom>
                    <a:noFill/>
                    <a:ln>
                      <a:noFill/>
                    </a:ln>
                  </pic:spPr>
                </pic:pic>
              </a:graphicData>
            </a:graphic>
          </wp:inline>
        </w:drawing>
      </w:r>
    </w:p>
    <w:p w14:paraId="26B69695" w14:textId="5D260BD4" w:rsidR="00086AE8" w:rsidRPr="00F427E4" w:rsidRDefault="00F427E4" w:rsidP="00F427E4">
      <w:pPr>
        <w:pStyle w:val="Caption"/>
        <w:jc w:val="center"/>
        <w:rPr>
          <w:i w:val="0"/>
          <w:iCs w:val="0"/>
          <w:color w:val="auto"/>
          <w:sz w:val="24"/>
          <w:szCs w:val="24"/>
        </w:rPr>
      </w:pPr>
      <w:bookmarkStart w:id="34" w:name="_Toc221700317"/>
      <w:r w:rsidRPr="00F427E4">
        <w:rPr>
          <w:i w:val="0"/>
          <w:iCs w:val="0"/>
          <w:color w:val="auto"/>
          <w:sz w:val="24"/>
          <w:szCs w:val="24"/>
        </w:rPr>
        <w:t xml:space="preserve">Gambar </w:t>
      </w:r>
      <w:r w:rsidRPr="00F427E4">
        <w:rPr>
          <w:i w:val="0"/>
          <w:iCs w:val="0"/>
          <w:color w:val="auto"/>
          <w:sz w:val="24"/>
          <w:szCs w:val="24"/>
        </w:rPr>
        <w:fldChar w:fldCharType="begin"/>
      </w:r>
      <w:r w:rsidRPr="00F427E4">
        <w:rPr>
          <w:i w:val="0"/>
          <w:iCs w:val="0"/>
          <w:color w:val="auto"/>
          <w:sz w:val="24"/>
          <w:szCs w:val="24"/>
        </w:rPr>
        <w:instrText xml:space="preserve"> STYLEREF 1 \s </w:instrText>
      </w:r>
      <w:r w:rsidRPr="00F427E4">
        <w:rPr>
          <w:i w:val="0"/>
          <w:iCs w:val="0"/>
          <w:color w:val="auto"/>
          <w:sz w:val="24"/>
          <w:szCs w:val="24"/>
        </w:rPr>
        <w:fldChar w:fldCharType="separate"/>
      </w:r>
      <w:r w:rsidRPr="00F427E4">
        <w:rPr>
          <w:i w:val="0"/>
          <w:iCs w:val="0"/>
          <w:noProof/>
          <w:color w:val="auto"/>
          <w:sz w:val="24"/>
          <w:szCs w:val="24"/>
        </w:rPr>
        <w:t>3</w:t>
      </w:r>
      <w:r w:rsidRPr="00F427E4">
        <w:rPr>
          <w:i w:val="0"/>
          <w:iCs w:val="0"/>
          <w:color w:val="auto"/>
          <w:sz w:val="24"/>
          <w:szCs w:val="24"/>
        </w:rPr>
        <w:fldChar w:fldCharType="end"/>
      </w:r>
      <w:r w:rsidRPr="00F427E4">
        <w:rPr>
          <w:i w:val="0"/>
          <w:iCs w:val="0"/>
          <w:color w:val="auto"/>
          <w:sz w:val="24"/>
          <w:szCs w:val="24"/>
        </w:rPr>
        <w:t>.</w:t>
      </w:r>
      <w:r w:rsidRPr="00F427E4">
        <w:rPr>
          <w:i w:val="0"/>
          <w:iCs w:val="0"/>
          <w:color w:val="auto"/>
          <w:sz w:val="24"/>
          <w:szCs w:val="24"/>
        </w:rPr>
        <w:fldChar w:fldCharType="begin"/>
      </w:r>
      <w:r w:rsidRPr="00F427E4">
        <w:rPr>
          <w:i w:val="0"/>
          <w:iCs w:val="0"/>
          <w:color w:val="auto"/>
          <w:sz w:val="24"/>
          <w:szCs w:val="24"/>
        </w:rPr>
        <w:instrText xml:space="preserve"> SEQ Gambar \* ARABIC \s 1 </w:instrText>
      </w:r>
      <w:r w:rsidRPr="00F427E4">
        <w:rPr>
          <w:i w:val="0"/>
          <w:iCs w:val="0"/>
          <w:color w:val="auto"/>
          <w:sz w:val="24"/>
          <w:szCs w:val="24"/>
        </w:rPr>
        <w:fldChar w:fldCharType="separate"/>
      </w:r>
      <w:r w:rsidRPr="00F427E4">
        <w:rPr>
          <w:i w:val="0"/>
          <w:iCs w:val="0"/>
          <w:noProof/>
          <w:color w:val="auto"/>
          <w:sz w:val="24"/>
          <w:szCs w:val="24"/>
        </w:rPr>
        <w:t>2</w:t>
      </w:r>
      <w:r w:rsidRPr="00F427E4">
        <w:rPr>
          <w:i w:val="0"/>
          <w:iCs w:val="0"/>
          <w:color w:val="auto"/>
          <w:sz w:val="24"/>
          <w:szCs w:val="24"/>
        </w:rPr>
        <w:fldChar w:fldCharType="end"/>
      </w:r>
      <w:r w:rsidRPr="00F427E4">
        <w:rPr>
          <w:i w:val="0"/>
          <w:iCs w:val="0"/>
          <w:color w:val="auto"/>
          <w:sz w:val="24"/>
          <w:szCs w:val="24"/>
        </w:rPr>
        <w:t xml:space="preserve"> </w:t>
      </w:r>
      <w:proofErr w:type="spellStart"/>
      <w:r w:rsidRPr="00F427E4">
        <w:rPr>
          <w:i w:val="0"/>
          <w:iCs w:val="0"/>
          <w:color w:val="auto"/>
          <w:sz w:val="24"/>
          <w:szCs w:val="24"/>
        </w:rPr>
        <w:t>Sistem</w:t>
      </w:r>
      <w:proofErr w:type="spellEnd"/>
      <w:r w:rsidRPr="00F427E4">
        <w:rPr>
          <w:i w:val="0"/>
          <w:iCs w:val="0"/>
          <w:color w:val="auto"/>
          <w:sz w:val="24"/>
          <w:szCs w:val="24"/>
        </w:rPr>
        <w:t xml:space="preserve"> RAG pada LLM</w:t>
      </w:r>
      <w:bookmarkEnd w:id="34"/>
    </w:p>
    <w:p w14:paraId="1BF721F9" w14:textId="4034DA07" w:rsidR="003C2D1C" w:rsidRPr="00086AE8" w:rsidRDefault="005443CC" w:rsidP="003C2D1C">
      <w:pPr>
        <w:pStyle w:val="Heading3"/>
        <w:rPr>
          <w:rFonts w:ascii="Times New Roman" w:hAnsi="Times New Roman" w:cs="Times New Roman"/>
          <w:color w:val="auto"/>
        </w:rPr>
      </w:pPr>
      <w:bookmarkStart w:id="35" w:name="_Toc220058966"/>
      <w:proofErr w:type="spellStart"/>
      <w:r w:rsidRPr="00086AE8">
        <w:rPr>
          <w:rFonts w:ascii="Times New Roman" w:hAnsi="Times New Roman" w:cs="Times New Roman"/>
          <w:color w:val="auto"/>
        </w:rPr>
        <w:t>Tahap</w:t>
      </w:r>
      <w:proofErr w:type="spellEnd"/>
      <w:r w:rsidRPr="00086AE8">
        <w:rPr>
          <w:rFonts w:ascii="Times New Roman" w:hAnsi="Times New Roman" w:cs="Times New Roman"/>
          <w:color w:val="auto"/>
        </w:rPr>
        <w:t xml:space="preserve"> </w:t>
      </w:r>
      <w:r w:rsidR="00A259E9" w:rsidRPr="00086AE8">
        <w:rPr>
          <w:rFonts w:ascii="Times New Roman" w:hAnsi="Times New Roman" w:cs="Times New Roman"/>
          <w:color w:val="auto"/>
        </w:rPr>
        <w:t>3</w:t>
      </w:r>
      <w:r w:rsidRPr="00086AE8">
        <w:rPr>
          <w:rFonts w:ascii="Times New Roman" w:hAnsi="Times New Roman" w:cs="Times New Roman"/>
          <w:color w:val="auto"/>
        </w:rPr>
        <w:t xml:space="preserve">: </w:t>
      </w:r>
      <w:proofErr w:type="spellStart"/>
      <w:r w:rsidR="00A259E9" w:rsidRPr="00086AE8">
        <w:rPr>
          <w:rFonts w:ascii="Times New Roman" w:hAnsi="Times New Roman" w:cs="Times New Roman"/>
          <w:color w:val="auto"/>
        </w:rPr>
        <w:t>Perancangan</w:t>
      </w:r>
      <w:proofErr w:type="spellEnd"/>
      <w:r w:rsidR="00A259E9" w:rsidRPr="00086AE8">
        <w:rPr>
          <w:rFonts w:ascii="Times New Roman" w:hAnsi="Times New Roman" w:cs="Times New Roman"/>
          <w:color w:val="auto"/>
        </w:rPr>
        <w:t xml:space="preserve"> Automatic Code Generator</w:t>
      </w:r>
      <w:bookmarkEnd w:id="35"/>
    </w:p>
    <w:p w14:paraId="22A6C3A3" w14:textId="03B591A3" w:rsidR="003E286F" w:rsidRPr="00086AE8" w:rsidRDefault="003E286F" w:rsidP="002A7B43">
      <w:pPr>
        <w:pStyle w:val="NormalWeb"/>
        <w:spacing w:line="276" w:lineRule="auto"/>
        <w:ind w:firstLine="113"/>
        <w:jc w:val="both"/>
      </w:pPr>
      <w:r w:rsidRPr="00086AE8">
        <w:t xml:space="preserve">Tahap ketiga dalam penelitian ini berfokus pada perancangan dan implementasi </w:t>
      </w:r>
      <w:r w:rsidRPr="00086AE8">
        <w:rPr>
          <w:rStyle w:val="Strong"/>
          <w:b w:val="0"/>
          <w:bCs w:val="0"/>
          <w:i/>
          <w:iCs/>
        </w:rPr>
        <w:t>Automatic Code Generator</w:t>
      </w:r>
      <w:r w:rsidRPr="00086AE8">
        <w:t xml:space="preserve"> yang berfungsi sebagai komponen akhir dari </w:t>
      </w:r>
      <w:r w:rsidRPr="00086AE8">
        <w:rPr>
          <w:i/>
          <w:iCs/>
        </w:rPr>
        <w:t>pipeline</w:t>
      </w:r>
      <w:r w:rsidRPr="00086AE8">
        <w:t xml:space="preserve"> untuk mengubah Intermediate Representation 2 (IR2) menjadi aplikasi React.js yang lengkap, modular, dan siap dijalankan. </w:t>
      </w:r>
      <w:r w:rsidRPr="00086AE8">
        <w:rPr>
          <w:i/>
          <w:iCs/>
        </w:rPr>
        <w:t>Generator</w:t>
      </w:r>
      <w:r w:rsidRPr="00086AE8">
        <w:t xml:space="preserve"> ini dirancang sebagai sistem otomatis berbasis LLM yang sudah diproses dengan pendekatan berlapis yang mencakup pembuatan prompt terstruktur, generasi kode melalui model Qwen2.5-Coder-7B yang dijalankan secara lokal menggunakan Ollama, serta </w:t>
      </w:r>
      <w:r w:rsidRPr="00086AE8">
        <w:rPr>
          <w:i/>
          <w:iCs/>
        </w:rPr>
        <w:t>post processing</w:t>
      </w:r>
      <w:r w:rsidRPr="00086AE8">
        <w:t xml:space="preserve"> otomatis untuk menghasilkan struktur direktori proyek React.js yang sesuai dengan best practices modern.</w:t>
      </w:r>
    </w:p>
    <w:p w14:paraId="72AC0FD1" w14:textId="0CE90315" w:rsidR="003E286F" w:rsidRPr="00086AE8" w:rsidRDefault="003E286F" w:rsidP="002A7B43">
      <w:pPr>
        <w:pStyle w:val="NormalWeb"/>
        <w:spacing w:line="276" w:lineRule="auto"/>
        <w:ind w:firstLine="113"/>
        <w:jc w:val="both"/>
      </w:pPr>
      <w:r w:rsidRPr="00086AE8">
        <w:t xml:space="preserve">Proses dimulai dengan pembuatan prompt yang sangat eksplisit dan ketat, di mana IR2 dalam format JSON (yang telah dibangun dari hasil parsing BPMN dan pemetaan ke struktur React seperti nama proyek, daftar halaman, route, serta tipe UI) disisipkan langsung ke dalam instruksi. Prompt memuat peran model sebagai expert React.js developer, batasan teknologi (functional components, React Hooks, React Router v6), struktur folder yang diharapkan (src/pages untuk halaman utama), serta aturan khusus untuk setiap tipe task (form untuk userTask, confirmation untuk serviceTask/sendTask/receiveTask). Output LLM dibatasi secara ketat hanya berupa objek JSON valid terstruktur tanpa teks tambahan, penjelasan, atau markdown, untuk memastikan mempermudah </w:t>
      </w:r>
      <w:r w:rsidRPr="00086AE8">
        <w:rPr>
          <w:i/>
          <w:iCs/>
        </w:rPr>
        <w:t>parsing</w:t>
      </w:r>
      <w:r w:rsidRPr="00086AE8">
        <w:t xml:space="preserve"> otomatis.</w:t>
      </w:r>
    </w:p>
    <w:p w14:paraId="0FE5A7BD" w14:textId="5D96D4F3" w:rsidR="003C2D1C" w:rsidRPr="00086AE8" w:rsidRDefault="003E286F" w:rsidP="002A7B43">
      <w:pPr>
        <w:pStyle w:val="NormalWeb"/>
        <w:spacing w:line="276" w:lineRule="auto"/>
        <w:ind w:firstLine="113"/>
        <w:jc w:val="both"/>
      </w:pPr>
      <w:r w:rsidRPr="00086AE8">
        <w:t xml:space="preserve">Setelah LLM menghasilkan respon, dilakukan tahap </w:t>
      </w:r>
      <w:r w:rsidRPr="00086AE8">
        <w:rPr>
          <w:i/>
          <w:iCs/>
        </w:rPr>
        <w:t>post-processing</w:t>
      </w:r>
      <w:r w:rsidRPr="00086AE8">
        <w:t xml:space="preserve"> menggunakan skrip Python yang mencakup pembersihan output, seperti menghapus kode fence. Tahap akhir menampilkan instruksi pengguna untuk menjalankan aplikasi dengan perintah standar, seperti cd [nama_proyek], </w:t>
      </w:r>
      <w:r w:rsidRPr="00086AE8">
        <w:rPr>
          <w:i/>
          <w:iCs/>
        </w:rPr>
        <w:t>npm install</w:t>
      </w:r>
      <w:r w:rsidRPr="00086AE8">
        <w:t xml:space="preserve">, dan </w:t>
      </w:r>
      <w:r w:rsidRPr="00086AE8">
        <w:rPr>
          <w:i/>
          <w:iCs/>
        </w:rPr>
        <w:t>npm run dev</w:t>
      </w:r>
      <w:r w:rsidRPr="00086AE8">
        <w:t xml:space="preserve">, sehingga pengguna dapat langsung melihat dan menguji aplikasi React.js yang telah dihasilkan. Dengan pendekatan ini, sistem mampu menghasilkan aplikasi frontend yang modular, bersih, dan sesuai dengan standar React.js modern (Vite + TypeScript) dalam waktu singkat, sekaligus memanfaatkan hasil </w:t>
      </w:r>
      <w:r w:rsidRPr="00086AE8">
        <w:rPr>
          <w:i/>
          <w:iCs/>
        </w:rPr>
        <w:t>fine tuning</w:t>
      </w:r>
      <w:r w:rsidRPr="00086AE8">
        <w:t xml:space="preserve"> </w:t>
      </w:r>
      <w:r w:rsidRPr="00086AE8">
        <w:lastRenderedPageBreak/>
        <w:t xml:space="preserve">LoRA dan RAG pada tahap sebelumnya untuk memastikan akurasi transformasi, konsistensi arsitektur, serta pengurangan halusinasi secara signifikan. Tahap ini menjadi puncak dari keseluruhan </w:t>
      </w:r>
      <w:r w:rsidRPr="00086AE8">
        <w:rPr>
          <w:i/>
          <w:iCs/>
        </w:rPr>
        <w:t>pipeline</w:t>
      </w:r>
      <w:r w:rsidRPr="00086AE8">
        <w:t xml:space="preserve"> penelitian, mengubah representasi abstrak proses bisnis menjadi aplikasi web interaktif yang fungsional secara sepenuhnya otomatis.</w:t>
      </w:r>
    </w:p>
    <w:p w14:paraId="660EEE2C" w14:textId="2FE7CC02" w:rsidR="003E1447" w:rsidRPr="00086AE8" w:rsidRDefault="001A6ADB" w:rsidP="003E1447">
      <w:pPr>
        <w:pStyle w:val="Heading2"/>
        <w:rPr>
          <w:rFonts w:cs="Times New Roman"/>
        </w:rPr>
      </w:pPr>
      <w:bookmarkStart w:id="36" w:name="_Toc220058967"/>
      <w:r w:rsidRPr="00086AE8">
        <w:rPr>
          <w:rFonts w:cs="Times New Roman"/>
        </w:rPr>
        <w:t>Metode yang digunakan</w:t>
      </w:r>
      <w:bookmarkEnd w:id="36"/>
    </w:p>
    <w:p w14:paraId="6A5B1545" w14:textId="4E1A1462" w:rsidR="008E6EB7" w:rsidRPr="00086AE8" w:rsidRDefault="005F0727" w:rsidP="008E6EB7">
      <w:pPr>
        <w:pStyle w:val="Heading3"/>
        <w:rPr>
          <w:rFonts w:ascii="Times New Roman" w:hAnsi="Times New Roman" w:cs="Times New Roman"/>
          <w:color w:val="auto"/>
        </w:rPr>
      </w:pPr>
      <w:bookmarkStart w:id="37" w:name="_Toc220058968"/>
      <w:r w:rsidRPr="00086AE8">
        <w:rPr>
          <w:rFonts w:ascii="Times New Roman" w:hAnsi="Times New Roman" w:cs="Times New Roman"/>
          <w:color w:val="auto"/>
        </w:rPr>
        <w:t>Representasi</w:t>
      </w:r>
      <w:r w:rsidR="00E45D34" w:rsidRPr="00086AE8">
        <w:rPr>
          <w:rFonts w:ascii="Times New Roman" w:hAnsi="Times New Roman" w:cs="Times New Roman"/>
          <w:color w:val="auto"/>
        </w:rPr>
        <w:t xml:space="preserve"> BPMN ke </w:t>
      </w:r>
      <w:r w:rsidR="000206B1" w:rsidRPr="00086AE8">
        <w:rPr>
          <w:rFonts w:ascii="Times New Roman" w:hAnsi="Times New Roman" w:cs="Times New Roman"/>
          <w:color w:val="auto"/>
        </w:rPr>
        <w:t>Intermediate Representation</w:t>
      </w:r>
      <w:bookmarkEnd w:id="37"/>
    </w:p>
    <w:p w14:paraId="4FF961CF" w14:textId="129F46B4" w:rsidR="003E286F" w:rsidRPr="00086AE8" w:rsidRDefault="003E286F" w:rsidP="002A7B43">
      <w:pPr>
        <w:spacing w:line="276" w:lineRule="auto"/>
        <w:rPr>
          <w:rFonts w:cs="Times New Roman"/>
        </w:rPr>
      </w:pPr>
      <w:r w:rsidRPr="00086AE8">
        <w:rPr>
          <w:rFonts w:cs="Times New Roman"/>
        </w:rPr>
        <w:t xml:space="preserve">Representasi model BPMN ke </w:t>
      </w:r>
      <w:r w:rsidR="000206B1" w:rsidRPr="00086AE8">
        <w:rPr>
          <w:rFonts w:cs="Times New Roman"/>
          <w:i/>
          <w:iCs/>
        </w:rPr>
        <w:t>intermediate representation</w:t>
      </w:r>
      <w:r w:rsidRPr="00086AE8">
        <w:rPr>
          <w:rFonts w:cs="Times New Roman"/>
        </w:rPr>
        <w:t xml:space="preserve"> merupakan metode awal dalam pengerjaan tugas akhir ini.</w:t>
      </w:r>
      <w:r w:rsidR="009249E9" w:rsidRPr="00086AE8">
        <w:rPr>
          <w:rFonts w:cs="Times New Roman"/>
        </w:rPr>
        <w:t xml:space="preserve"> Proses ini terdiri dari dua tahapan utama, yaitu BPMN ke IR1 dan IR1 ke IR2. Pada tahapan pertama, file BPMN diekstraksi dengan tugas fungsi guna menangkap esensi utama file BPMN, yaitu </w:t>
      </w:r>
      <w:r w:rsidR="009249E9" w:rsidRPr="00086AE8">
        <w:rPr>
          <w:rFonts w:cs="Times New Roman"/>
          <w:i/>
          <w:iCs/>
        </w:rPr>
        <w:t>pool</w:t>
      </w:r>
      <w:r w:rsidR="009249E9" w:rsidRPr="00086AE8">
        <w:rPr>
          <w:rFonts w:cs="Times New Roman"/>
        </w:rPr>
        <w:t xml:space="preserve"> dan lanes, </w:t>
      </w:r>
      <w:r w:rsidR="009249E9" w:rsidRPr="00086AE8">
        <w:rPr>
          <w:rFonts w:cs="Times New Roman"/>
          <w:i/>
          <w:iCs/>
        </w:rPr>
        <w:t>activities, events, gateways, sequence flow, message flow,</w:t>
      </w:r>
      <w:r w:rsidR="009249E9" w:rsidRPr="00086AE8">
        <w:rPr>
          <w:rFonts w:cs="Times New Roman"/>
        </w:rPr>
        <w:t xml:space="preserve"> dan </w:t>
      </w:r>
      <w:r w:rsidR="009249E9" w:rsidRPr="00086AE8">
        <w:rPr>
          <w:rFonts w:cs="Times New Roman"/>
          <w:i/>
          <w:iCs/>
        </w:rPr>
        <w:t>data objects/artifacts.</w:t>
      </w:r>
      <w:r w:rsidR="009249E9" w:rsidRPr="00086AE8">
        <w:rPr>
          <w:rFonts w:cs="Times New Roman"/>
        </w:rPr>
        <w:t xml:space="preserve"> Proses ekstraksi ini sebatas merangkum model BPMN untuk transformasi lebih lanjut, sehingga tidak ada terminologi React.js yang digunakan. Berikut adalah semua algoritma pseudocode yang digunakan pada tahap pertama :  </w:t>
      </w:r>
    </w:p>
    <w:p w14:paraId="43144405" w14:textId="77777777" w:rsidR="00421D9C" w:rsidRPr="00086AE8" w:rsidRDefault="00421D9C" w:rsidP="00421D9C">
      <w:pPr>
        <w:rPr>
          <w:rFonts w:cs="Times New Roman"/>
          <w:i/>
          <w:iCs/>
          <w:lang w:val="en-ID"/>
        </w:rPr>
      </w:pPr>
      <w:r w:rsidRPr="00086AE8">
        <w:rPr>
          <w:rFonts w:cs="Times New Roman"/>
          <w:lang w:val="en-ID"/>
        </w:rPr>
        <w:t xml:space="preserve">Pseudocode 3.1 Algoritma ekstraksi </w:t>
      </w:r>
      <w:r w:rsidRPr="00086AE8">
        <w:rPr>
          <w:rFonts w:cs="Times New Roman"/>
          <w:i/>
          <w:iCs/>
          <w:lang w:val="en-ID"/>
        </w:rPr>
        <w:t xml:space="preserve">Pool </w:t>
      </w:r>
      <w:r w:rsidRPr="00086AE8">
        <w:rPr>
          <w:rFonts w:cs="Times New Roman"/>
          <w:lang w:val="en-ID"/>
        </w:rPr>
        <w:t xml:space="preserve">dan </w:t>
      </w:r>
      <w:r w:rsidRPr="00086AE8">
        <w:rPr>
          <w:rFonts w:cs="Times New Roman"/>
          <w:i/>
          <w:iCs/>
          <w:lang w:val="en-ID"/>
        </w:rPr>
        <w:t>Lanes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421D9C" w:rsidRPr="00086AE8" w14:paraId="46CAAFD5" w14:textId="77777777" w:rsidTr="00140C64">
        <w:tc>
          <w:tcPr>
            <w:tcW w:w="9061" w:type="dxa"/>
          </w:tcPr>
          <w:p w14:paraId="7B82567E" w14:textId="77777777" w:rsidR="00421D9C" w:rsidRPr="00086AE8" w:rsidRDefault="00421D9C" w:rsidP="008F64FC">
            <w:pPr>
              <w:ind w:firstLine="0"/>
              <w:jc w:val="left"/>
              <w:rPr>
                <w:lang w:val="en-ID"/>
              </w:rPr>
            </w:pPr>
            <w:r w:rsidRPr="00086AE8">
              <w:rPr>
                <w:b/>
                <w:bCs/>
                <w:lang w:val="en-ID"/>
              </w:rPr>
              <w:t>Input:</w:t>
            </w:r>
            <w:r w:rsidRPr="00086AE8">
              <w:rPr>
                <w:lang w:val="en-ID"/>
              </w:rPr>
              <w:t xml:space="preserve"> bpmn_file (BPMN 2.0 XML) </w:t>
            </w:r>
          </w:p>
          <w:p w14:paraId="523D2871" w14:textId="77777777" w:rsidR="00421D9C" w:rsidRPr="00086AE8" w:rsidRDefault="00421D9C" w:rsidP="008F64FC">
            <w:pPr>
              <w:ind w:firstLine="0"/>
              <w:jc w:val="left"/>
              <w:rPr>
                <w:lang w:val="en-ID"/>
              </w:rPr>
            </w:pPr>
            <w:r w:rsidRPr="00086AE8">
              <w:rPr>
                <w:b/>
                <w:bCs/>
                <w:lang w:val="en-ID"/>
              </w:rPr>
              <w:t>Output:</w:t>
            </w:r>
            <w:r w:rsidRPr="00086AE8">
              <w:rPr>
                <w:lang w:val="en-ID"/>
              </w:rPr>
              <w:t xml:space="preserve"> pools_and_lanes (dictionaries of pools and lanes)</w:t>
            </w:r>
          </w:p>
          <w:p w14:paraId="0F455CE2" w14:textId="77777777" w:rsidR="00421D9C" w:rsidRPr="00086AE8" w:rsidRDefault="00421D9C" w:rsidP="00421D9C">
            <w:pPr>
              <w:numPr>
                <w:ilvl w:val="0"/>
                <w:numId w:val="35"/>
              </w:numPr>
              <w:jc w:val="left"/>
              <w:rPr>
                <w:lang w:val="en-ID"/>
              </w:rPr>
            </w:pPr>
            <w:r w:rsidRPr="00086AE8">
              <w:rPr>
                <w:lang w:val="en-ID"/>
              </w:rPr>
              <w:t>root_node ← Parse_BPMN_XML(bpmn_model)</w:t>
            </w:r>
          </w:p>
          <w:p w14:paraId="7308F7CE" w14:textId="77777777" w:rsidR="00421D9C" w:rsidRPr="00086AE8" w:rsidRDefault="00421D9C" w:rsidP="00421D9C">
            <w:pPr>
              <w:numPr>
                <w:ilvl w:val="0"/>
                <w:numId w:val="35"/>
              </w:numPr>
              <w:jc w:val="left"/>
              <w:rPr>
                <w:lang w:val="en-ID"/>
              </w:rPr>
            </w:pPr>
            <w:r w:rsidRPr="00086AE8">
              <w:rPr>
                <w:lang w:val="en-ID"/>
              </w:rPr>
              <w:t>collaboration_section ← Find_Collaboration_Section(root_node)</w:t>
            </w:r>
          </w:p>
          <w:p w14:paraId="3A179265" w14:textId="77777777" w:rsidR="00421D9C" w:rsidRPr="00086AE8" w:rsidRDefault="00421D9C" w:rsidP="00421D9C">
            <w:pPr>
              <w:numPr>
                <w:ilvl w:val="0"/>
                <w:numId w:val="35"/>
              </w:numPr>
              <w:jc w:val="left"/>
              <w:rPr>
                <w:lang w:val="en-ID"/>
              </w:rPr>
            </w:pPr>
            <w:r w:rsidRPr="00086AE8">
              <w:rPr>
                <w:lang w:val="en-ID"/>
              </w:rPr>
              <w:t>Initialize pools_and_lanes ← []</w:t>
            </w:r>
          </w:p>
          <w:p w14:paraId="35581092" w14:textId="77777777" w:rsidR="00421D9C" w:rsidRPr="00086AE8" w:rsidRDefault="00421D9C" w:rsidP="00421D9C">
            <w:pPr>
              <w:numPr>
                <w:ilvl w:val="0"/>
                <w:numId w:val="35"/>
              </w:numPr>
              <w:jc w:val="left"/>
              <w:rPr>
                <w:lang w:val="en-ID"/>
              </w:rPr>
            </w:pPr>
            <w:r w:rsidRPr="00086AE8">
              <w:rPr>
                <w:lang w:val="en-ID"/>
              </w:rPr>
              <w:t>IF collaboration_section IS NOT None THEN // Extract pools (participants)</w:t>
            </w:r>
          </w:p>
          <w:p w14:paraId="0E808FC0" w14:textId="77777777" w:rsidR="00421D9C" w:rsidRPr="00086AE8" w:rsidRDefault="00421D9C" w:rsidP="00421D9C">
            <w:pPr>
              <w:numPr>
                <w:ilvl w:val="0"/>
                <w:numId w:val="35"/>
              </w:numPr>
              <w:jc w:val="left"/>
              <w:rPr>
                <w:lang w:val="en-ID"/>
              </w:rPr>
            </w:pPr>
            <w:r w:rsidRPr="00086AE8">
              <w:rPr>
                <w:lang w:val="en-ID"/>
              </w:rPr>
              <w:t>FOR EACH participant IN Find_Participants(collaboration_section):</w:t>
            </w:r>
          </w:p>
          <w:p w14:paraId="75178300" w14:textId="77777777" w:rsidR="00421D9C" w:rsidRPr="00086AE8" w:rsidRDefault="00421D9C" w:rsidP="00421D9C">
            <w:pPr>
              <w:numPr>
                <w:ilvl w:val="0"/>
                <w:numId w:val="35"/>
              </w:numPr>
              <w:jc w:val="left"/>
              <w:rPr>
                <w:lang w:val="en-ID"/>
              </w:rPr>
            </w:pPr>
            <w:r w:rsidRPr="00086AE8">
              <w:rPr>
                <w:lang w:val="en-ID"/>
              </w:rPr>
              <w:t>pool_info ← { "id": participant.id, "name": participant.name, "type": "pool", "linked_process": participant.processRef }</w:t>
            </w:r>
          </w:p>
          <w:p w14:paraId="2209976E" w14:textId="77777777" w:rsidR="00421D9C" w:rsidRPr="00086AE8" w:rsidRDefault="00421D9C" w:rsidP="00421D9C">
            <w:pPr>
              <w:numPr>
                <w:ilvl w:val="0"/>
                <w:numId w:val="35"/>
              </w:numPr>
              <w:jc w:val="left"/>
              <w:rPr>
                <w:lang w:val="en-ID"/>
              </w:rPr>
            </w:pPr>
            <w:r w:rsidRPr="00086AE8">
              <w:rPr>
                <w:lang w:val="en-ID"/>
              </w:rPr>
              <w:t>Append pool_info to pools_and_lanes</w:t>
            </w:r>
          </w:p>
          <w:p w14:paraId="65031753" w14:textId="77777777" w:rsidR="00421D9C" w:rsidRPr="00086AE8" w:rsidRDefault="00421D9C" w:rsidP="00421D9C">
            <w:pPr>
              <w:numPr>
                <w:ilvl w:val="0"/>
                <w:numId w:val="35"/>
              </w:numPr>
              <w:jc w:val="left"/>
              <w:rPr>
                <w:lang w:val="en-ID"/>
              </w:rPr>
            </w:pPr>
            <w:r w:rsidRPr="00086AE8">
              <w:rPr>
                <w:lang w:val="en-ID"/>
              </w:rPr>
              <w:t>END FOR</w:t>
            </w:r>
          </w:p>
          <w:p w14:paraId="42A2A61E" w14:textId="77777777" w:rsidR="00421D9C" w:rsidRPr="00086AE8" w:rsidRDefault="00421D9C" w:rsidP="00421D9C">
            <w:pPr>
              <w:numPr>
                <w:ilvl w:val="0"/>
                <w:numId w:val="35"/>
              </w:numPr>
              <w:jc w:val="left"/>
              <w:rPr>
                <w:lang w:val="en-ID"/>
              </w:rPr>
            </w:pPr>
            <w:r w:rsidRPr="00086AE8">
              <w:rPr>
                <w:lang w:val="en-ID"/>
              </w:rPr>
              <w:t>END IF</w:t>
            </w:r>
          </w:p>
          <w:p w14:paraId="74CB9401" w14:textId="77777777" w:rsidR="00421D9C" w:rsidRPr="00086AE8" w:rsidRDefault="00421D9C" w:rsidP="00421D9C">
            <w:pPr>
              <w:numPr>
                <w:ilvl w:val="0"/>
                <w:numId w:val="35"/>
              </w:numPr>
              <w:jc w:val="left"/>
              <w:rPr>
                <w:lang w:val="en-ID"/>
              </w:rPr>
            </w:pPr>
            <w:r w:rsidRPr="00086AE8">
              <w:rPr>
                <w:lang w:val="en-ID"/>
              </w:rPr>
              <w:t>FOR EACH lane_set IN Find_All_Lane_Sets(root_node):</w:t>
            </w:r>
          </w:p>
          <w:p w14:paraId="40F9D2AA" w14:textId="77777777" w:rsidR="00421D9C" w:rsidRPr="00086AE8" w:rsidRDefault="00421D9C" w:rsidP="00421D9C">
            <w:pPr>
              <w:numPr>
                <w:ilvl w:val="0"/>
                <w:numId w:val="35"/>
              </w:numPr>
              <w:jc w:val="left"/>
              <w:rPr>
                <w:lang w:val="en-ID"/>
              </w:rPr>
            </w:pPr>
            <w:r w:rsidRPr="00086AE8">
              <w:rPr>
                <w:lang w:val="en-ID"/>
              </w:rPr>
              <w:t>FOR EACH lane IN Find_Lanes(lane_set):</w:t>
            </w:r>
          </w:p>
          <w:p w14:paraId="4B13979A" w14:textId="77777777" w:rsidR="00421D9C" w:rsidRPr="00086AE8" w:rsidRDefault="00421D9C" w:rsidP="00421D9C">
            <w:pPr>
              <w:numPr>
                <w:ilvl w:val="0"/>
                <w:numId w:val="35"/>
              </w:numPr>
              <w:jc w:val="left"/>
              <w:rPr>
                <w:lang w:val="en-ID"/>
              </w:rPr>
            </w:pPr>
            <w:r w:rsidRPr="00086AE8">
              <w:rPr>
                <w:lang w:val="en-ID"/>
              </w:rPr>
              <w:t>lane_info ← { "id": lane.id, "name": lane.name, "type": "lane", "contained_elements": lane.flowNodeRefs }</w:t>
            </w:r>
          </w:p>
          <w:p w14:paraId="49ABD29A" w14:textId="77777777" w:rsidR="00421D9C" w:rsidRPr="00086AE8" w:rsidRDefault="00421D9C" w:rsidP="00421D9C">
            <w:pPr>
              <w:numPr>
                <w:ilvl w:val="0"/>
                <w:numId w:val="35"/>
              </w:numPr>
              <w:jc w:val="left"/>
              <w:rPr>
                <w:lang w:val="en-ID"/>
              </w:rPr>
            </w:pPr>
            <w:r w:rsidRPr="00086AE8">
              <w:rPr>
                <w:lang w:val="en-ID"/>
              </w:rPr>
              <w:t>Append lane_info to pools_and_lanes</w:t>
            </w:r>
          </w:p>
          <w:p w14:paraId="5FBB27C0" w14:textId="77777777" w:rsidR="00421D9C" w:rsidRPr="00086AE8" w:rsidRDefault="00421D9C" w:rsidP="00421D9C">
            <w:pPr>
              <w:numPr>
                <w:ilvl w:val="0"/>
                <w:numId w:val="35"/>
              </w:numPr>
              <w:jc w:val="left"/>
              <w:rPr>
                <w:lang w:val="en-ID"/>
              </w:rPr>
            </w:pPr>
            <w:r w:rsidRPr="00086AE8">
              <w:rPr>
                <w:lang w:val="en-ID"/>
              </w:rPr>
              <w:t>END FOR</w:t>
            </w:r>
          </w:p>
          <w:p w14:paraId="29F0C75E" w14:textId="77777777" w:rsidR="00421D9C" w:rsidRPr="00086AE8" w:rsidRDefault="00421D9C" w:rsidP="00421D9C">
            <w:pPr>
              <w:numPr>
                <w:ilvl w:val="0"/>
                <w:numId w:val="35"/>
              </w:numPr>
              <w:jc w:val="left"/>
              <w:rPr>
                <w:lang w:val="en-ID"/>
              </w:rPr>
            </w:pPr>
            <w:r w:rsidRPr="00086AE8">
              <w:rPr>
                <w:lang w:val="en-ID"/>
              </w:rPr>
              <w:t>END FOR</w:t>
            </w:r>
          </w:p>
          <w:p w14:paraId="151D3A17" w14:textId="77777777" w:rsidR="00421D9C" w:rsidRPr="00086AE8" w:rsidRDefault="00421D9C" w:rsidP="00421D9C">
            <w:pPr>
              <w:numPr>
                <w:ilvl w:val="0"/>
                <w:numId w:val="35"/>
              </w:numPr>
              <w:jc w:val="left"/>
              <w:rPr>
                <w:lang w:val="en-ID"/>
              </w:rPr>
            </w:pPr>
            <w:r w:rsidRPr="00086AE8">
              <w:rPr>
                <w:lang w:val="en-ID"/>
              </w:rPr>
              <w:t>RETURN pools_and_lanes</w:t>
            </w:r>
          </w:p>
          <w:p w14:paraId="1D4A4F23" w14:textId="77777777" w:rsidR="00421D9C" w:rsidRPr="00086AE8" w:rsidRDefault="00421D9C" w:rsidP="008F64FC">
            <w:pPr>
              <w:ind w:firstLine="0"/>
              <w:jc w:val="left"/>
            </w:pPr>
          </w:p>
        </w:tc>
      </w:tr>
    </w:tbl>
    <w:p w14:paraId="68C8481B" w14:textId="77777777" w:rsidR="00421D9C" w:rsidRPr="00086AE8" w:rsidRDefault="00421D9C" w:rsidP="00421D9C">
      <w:pPr>
        <w:ind w:firstLine="0"/>
        <w:jc w:val="left"/>
        <w:rPr>
          <w:rFonts w:cs="Times New Roman"/>
        </w:rPr>
      </w:pPr>
    </w:p>
    <w:p w14:paraId="668329D2" w14:textId="77777777" w:rsidR="00421D9C" w:rsidRPr="00086AE8" w:rsidRDefault="00421D9C" w:rsidP="00421D9C">
      <w:pPr>
        <w:ind w:firstLine="0"/>
        <w:jc w:val="left"/>
        <w:rPr>
          <w:rFonts w:cs="Times New Roman"/>
          <w:lang w:val="en-ID"/>
        </w:rPr>
      </w:pPr>
      <w:r w:rsidRPr="00086AE8">
        <w:rPr>
          <w:rFonts w:cs="Times New Roman"/>
          <w:lang w:val="en-ID"/>
        </w:rPr>
        <w:t xml:space="preserve">Pseudocode 3.2 Algoritma ekstraksi </w:t>
      </w:r>
      <w:r w:rsidRPr="00086AE8">
        <w:rPr>
          <w:rFonts w:cs="Times New Roman"/>
          <w:i/>
          <w:iCs/>
          <w:lang w:val="en-ID"/>
        </w:rPr>
        <w:t>Activities</w:t>
      </w:r>
    </w:p>
    <w:tbl>
      <w:tblPr>
        <w:tblStyle w:val="TableGrid"/>
        <w:tblW w:w="0" w:type="auto"/>
        <w:tblLook w:val="04A0" w:firstRow="1" w:lastRow="0" w:firstColumn="1" w:lastColumn="0" w:noHBand="0" w:noVBand="1"/>
      </w:tblPr>
      <w:tblGrid>
        <w:gridCol w:w="9061"/>
      </w:tblGrid>
      <w:tr w:rsidR="00421D9C" w:rsidRPr="00086AE8" w14:paraId="1A8093B4" w14:textId="77777777" w:rsidTr="00140C64">
        <w:tc>
          <w:tcPr>
            <w:tcW w:w="9061" w:type="dxa"/>
            <w:tcBorders>
              <w:top w:val="nil"/>
              <w:left w:val="nil"/>
              <w:bottom w:val="nil"/>
              <w:right w:val="nil"/>
            </w:tcBorders>
          </w:tcPr>
          <w:p w14:paraId="50E83A59" w14:textId="77777777" w:rsidR="00421D9C" w:rsidRPr="00086AE8" w:rsidRDefault="00421D9C" w:rsidP="008F64FC">
            <w:pPr>
              <w:ind w:firstLine="0"/>
              <w:jc w:val="left"/>
              <w:rPr>
                <w:lang w:val="en-ID"/>
              </w:rPr>
            </w:pPr>
            <w:r w:rsidRPr="00086AE8">
              <w:rPr>
                <w:b/>
                <w:bCs/>
                <w:lang w:val="en-ID"/>
              </w:rPr>
              <w:t>Input:</w:t>
            </w:r>
            <w:r w:rsidRPr="00086AE8">
              <w:rPr>
                <w:lang w:val="en-ID"/>
              </w:rPr>
              <w:t xml:space="preserve"> bpmn_file (BPMN 2.0 XML) </w:t>
            </w:r>
          </w:p>
          <w:p w14:paraId="78135919" w14:textId="77777777" w:rsidR="00421D9C" w:rsidRPr="00086AE8" w:rsidRDefault="00421D9C" w:rsidP="008F64FC">
            <w:pPr>
              <w:ind w:firstLine="0"/>
              <w:jc w:val="left"/>
              <w:rPr>
                <w:lang w:val="en-ID"/>
              </w:rPr>
            </w:pPr>
            <w:r w:rsidRPr="00086AE8">
              <w:rPr>
                <w:b/>
                <w:bCs/>
                <w:lang w:val="en-ID"/>
              </w:rPr>
              <w:t>Output:</w:t>
            </w:r>
            <w:r w:rsidRPr="00086AE8">
              <w:rPr>
                <w:lang w:val="en-ID"/>
              </w:rPr>
              <w:t xml:space="preserve"> activities (dictionaries of tasks and other activities)</w:t>
            </w:r>
          </w:p>
          <w:p w14:paraId="194DFC16" w14:textId="77777777" w:rsidR="00421D9C" w:rsidRPr="00086AE8" w:rsidRDefault="00421D9C" w:rsidP="00421D9C">
            <w:pPr>
              <w:numPr>
                <w:ilvl w:val="0"/>
                <w:numId w:val="34"/>
              </w:numPr>
              <w:jc w:val="left"/>
              <w:rPr>
                <w:lang w:val="en-ID"/>
              </w:rPr>
            </w:pPr>
            <w:r w:rsidRPr="00086AE8">
              <w:rPr>
                <w:lang w:val="en-ID"/>
              </w:rPr>
              <w:t>root_node ← Parse_BPMN_XML(bpmn_model)</w:t>
            </w:r>
          </w:p>
          <w:p w14:paraId="5FCC8FF6" w14:textId="77777777" w:rsidR="00421D9C" w:rsidRPr="00086AE8" w:rsidRDefault="00421D9C" w:rsidP="00421D9C">
            <w:pPr>
              <w:numPr>
                <w:ilvl w:val="0"/>
                <w:numId w:val="34"/>
              </w:numPr>
              <w:jc w:val="left"/>
              <w:rPr>
                <w:lang w:val="en-ID"/>
              </w:rPr>
            </w:pPr>
            <w:r w:rsidRPr="00086AE8">
              <w:rPr>
                <w:lang w:val="en-ID"/>
              </w:rPr>
              <w:t>Initialize activities ← []</w:t>
            </w:r>
          </w:p>
          <w:p w14:paraId="45BBC482" w14:textId="77777777" w:rsidR="00421D9C" w:rsidRPr="00086AE8" w:rsidRDefault="00421D9C" w:rsidP="00421D9C">
            <w:pPr>
              <w:numPr>
                <w:ilvl w:val="0"/>
                <w:numId w:val="34"/>
              </w:numPr>
              <w:jc w:val="left"/>
              <w:rPr>
                <w:lang w:val="en-ID"/>
              </w:rPr>
            </w:pPr>
            <w:r w:rsidRPr="00086AE8">
              <w:rPr>
                <w:lang w:val="en-ID"/>
              </w:rPr>
              <w:t>activity_types ← ['userTask', 'serviceTask', 'task', 'sendTask', 'receiveTask', 'manualTask', 'businessRuleTask', 'scriptTask']</w:t>
            </w:r>
          </w:p>
          <w:p w14:paraId="4F6E7788" w14:textId="77777777" w:rsidR="00421D9C" w:rsidRPr="00086AE8" w:rsidRDefault="00421D9C" w:rsidP="00421D9C">
            <w:pPr>
              <w:numPr>
                <w:ilvl w:val="0"/>
                <w:numId w:val="34"/>
              </w:numPr>
              <w:jc w:val="left"/>
              <w:rPr>
                <w:lang w:val="en-ID"/>
              </w:rPr>
            </w:pPr>
            <w:r w:rsidRPr="00086AE8">
              <w:rPr>
                <w:lang w:val="en-ID"/>
              </w:rPr>
              <w:t>FOR EACH type_name IN activity_types:</w:t>
            </w:r>
          </w:p>
          <w:p w14:paraId="5BEC811C" w14:textId="77777777" w:rsidR="00421D9C" w:rsidRPr="00086AE8" w:rsidRDefault="00421D9C" w:rsidP="00421D9C">
            <w:pPr>
              <w:numPr>
                <w:ilvl w:val="0"/>
                <w:numId w:val="34"/>
              </w:numPr>
              <w:jc w:val="left"/>
              <w:rPr>
                <w:lang w:val="en-ID"/>
              </w:rPr>
            </w:pPr>
            <w:r w:rsidRPr="00086AE8">
              <w:rPr>
                <w:lang w:val="en-ID"/>
              </w:rPr>
              <w:t>FOR EACH element IN Find_Elements_By_Type(root_node, type_name):</w:t>
            </w:r>
          </w:p>
          <w:p w14:paraId="1B21EDCF" w14:textId="77777777" w:rsidR="00421D9C" w:rsidRPr="00086AE8" w:rsidRDefault="00421D9C" w:rsidP="00421D9C">
            <w:pPr>
              <w:numPr>
                <w:ilvl w:val="0"/>
                <w:numId w:val="34"/>
              </w:numPr>
              <w:jc w:val="left"/>
              <w:rPr>
                <w:lang w:val="en-ID"/>
              </w:rPr>
            </w:pPr>
            <w:r w:rsidRPr="00086AE8">
              <w:rPr>
                <w:lang w:val="en-ID"/>
              </w:rPr>
              <w:lastRenderedPageBreak/>
              <w:t>activity ← { "id": element.id, "name": element.name, "type": type_name, "incoming_connections": [], "outgoing_connections": [] }</w:t>
            </w:r>
          </w:p>
          <w:p w14:paraId="7FACE17B" w14:textId="77777777" w:rsidR="00421D9C" w:rsidRPr="00086AE8" w:rsidRDefault="00421D9C" w:rsidP="00421D9C">
            <w:pPr>
              <w:numPr>
                <w:ilvl w:val="0"/>
                <w:numId w:val="34"/>
              </w:numPr>
              <w:jc w:val="left"/>
              <w:rPr>
                <w:lang w:val="en-ID"/>
              </w:rPr>
            </w:pPr>
            <w:r w:rsidRPr="00086AE8">
              <w:rPr>
                <w:lang w:val="en-ID"/>
              </w:rPr>
              <w:t>Append activity to activities</w:t>
            </w:r>
          </w:p>
          <w:p w14:paraId="2653303C" w14:textId="77777777" w:rsidR="00421D9C" w:rsidRPr="00086AE8" w:rsidRDefault="00421D9C" w:rsidP="00421D9C">
            <w:pPr>
              <w:numPr>
                <w:ilvl w:val="0"/>
                <w:numId w:val="34"/>
              </w:numPr>
              <w:jc w:val="left"/>
              <w:rPr>
                <w:lang w:val="en-ID"/>
              </w:rPr>
            </w:pPr>
            <w:r w:rsidRPr="00086AE8">
              <w:rPr>
                <w:lang w:val="en-ID"/>
              </w:rPr>
              <w:t>END FOR</w:t>
            </w:r>
          </w:p>
          <w:p w14:paraId="606E2DB6" w14:textId="77777777" w:rsidR="00421D9C" w:rsidRPr="00086AE8" w:rsidRDefault="00421D9C" w:rsidP="00421D9C">
            <w:pPr>
              <w:numPr>
                <w:ilvl w:val="0"/>
                <w:numId w:val="34"/>
              </w:numPr>
              <w:jc w:val="left"/>
              <w:rPr>
                <w:lang w:val="en-ID"/>
              </w:rPr>
            </w:pPr>
            <w:r w:rsidRPr="00086AE8">
              <w:rPr>
                <w:lang w:val="en-ID"/>
              </w:rPr>
              <w:t>END FOR</w:t>
            </w:r>
          </w:p>
          <w:p w14:paraId="7DDC76A1" w14:textId="77777777" w:rsidR="00421D9C" w:rsidRPr="00086AE8" w:rsidRDefault="00421D9C" w:rsidP="00421D9C">
            <w:pPr>
              <w:numPr>
                <w:ilvl w:val="0"/>
                <w:numId w:val="34"/>
              </w:numPr>
              <w:jc w:val="left"/>
              <w:rPr>
                <w:lang w:val="en-ID"/>
              </w:rPr>
            </w:pPr>
            <w:r w:rsidRPr="00086AE8">
              <w:rPr>
                <w:lang w:val="en-ID"/>
              </w:rPr>
              <w:t>RETURN activities</w:t>
            </w:r>
          </w:p>
          <w:p w14:paraId="0DC004B0" w14:textId="77777777" w:rsidR="00421D9C" w:rsidRPr="00086AE8" w:rsidRDefault="00421D9C" w:rsidP="008F64FC">
            <w:pPr>
              <w:ind w:firstLine="0"/>
              <w:jc w:val="left"/>
            </w:pPr>
          </w:p>
        </w:tc>
      </w:tr>
    </w:tbl>
    <w:p w14:paraId="51AF29F8" w14:textId="77777777" w:rsidR="00421D9C" w:rsidRPr="00086AE8" w:rsidRDefault="00421D9C" w:rsidP="00421D9C">
      <w:pPr>
        <w:ind w:firstLine="0"/>
        <w:jc w:val="left"/>
        <w:rPr>
          <w:rFonts w:cs="Times New Roman"/>
        </w:rPr>
      </w:pPr>
    </w:p>
    <w:p w14:paraId="47E9F72B" w14:textId="3C07C82C" w:rsidR="00421D9C" w:rsidRPr="00086AE8" w:rsidRDefault="00421D9C" w:rsidP="00421D9C">
      <w:pPr>
        <w:ind w:firstLine="0"/>
        <w:jc w:val="left"/>
        <w:rPr>
          <w:rFonts w:cs="Times New Roman"/>
          <w:lang w:val="en-ID"/>
        </w:rPr>
      </w:pPr>
      <w:r w:rsidRPr="00086AE8">
        <w:rPr>
          <w:rFonts w:cs="Times New Roman"/>
          <w:lang w:val="en-ID"/>
        </w:rPr>
        <w:t xml:space="preserve">Pseudocode 3.3 Algoritma ekstraksi </w:t>
      </w:r>
      <w:r w:rsidR="009249E9" w:rsidRPr="00086AE8">
        <w:rPr>
          <w:rFonts w:cs="Times New Roman"/>
          <w:i/>
          <w:iCs/>
          <w:lang w:val="en-ID"/>
        </w:rPr>
        <w:t>Events</w:t>
      </w:r>
    </w:p>
    <w:tbl>
      <w:tblPr>
        <w:tblStyle w:val="TableGrid"/>
        <w:tblW w:w="0" w:type="auto"/>
        <w:tblLook w:val="04A0" w:firstRow="1" w:lastRow="0" w:firstColumn="1" w:lastColumn="0" w:noHBand="0" w:noVBand="1"/>
      </w:tblPr>
      <w:tblGrid>
        <w:gridCol w:w="9061"/>
      </w:tblGrid>
      <w:tr w:rsidR="00421D9C" w:rsidRPr="00086AE8" w14:paraId="2E61232C" w14:textId="77777777" w:rsidTr="00140C64">
        <w:tc>
          <w:tcPr>
            <w:tcW w:w="9061" w:type="dxa"/>
            <w:tcBorders>
              <w:top w:val="nil"/>
              <w:left w:val="nil"/>
              <w:bottom w:val="nil"/>
              <w:right w:val="nil"/>
            </w:tcBorders>
          </w:tcPr>
          <w:p w14:paraId="75BC11EC" w14:textId="77777777" w:rsidR="00421D9C" w:rsidRPr="00086AE8" w:rsidRDefault="00421D9C" w:rsidP="008F64FC">
            <w:pPr>
              <w:ind w:firstLine="0"/>
              <w:jc w:val="left"/>
              <w:rPr>
                <w:lang w:val="en-ID"/>
              </w:rPr>
            </w:pPr>
            <w:r w:rsidRPr="00086AE8">
              <w:rPr>
                <w:b/>
                <w:bCs/>
                <w:lang w:val="en-ID"/>
              </w:rPr>
              <w:t>Input:</w:t>
            </w:r>
            <w:r w:rsidRPr="00086AE8">
              <w:rPr>
                <w:lang w:val="en-ID"/>
              </w:rPr>
              <w:t xml:space="preserve"> bpmn_file (BPMN 2.0 XML) </w:t>
            </w:r>
          </w:p>
          <w:p w14:paraId="4B087AC0" w14:textId="77777777" w:rsidR="00421D9C" w:rsidRPr="00086AE8" w:rsidRDefault="00421D9C" w:rsidP="008F64FC">
            <w:pPr>
              <w:ind w:firstLine="0"/>
              <w:jc w:val="left"/>
              <w:rPr>
                <w:lang w:val="en-ID"/>
              </w:rPr>
            </w:pPr>
            <w:r w:rsidRPr="00086AE8">
              <w:rPr>
                <w:b/>
                <w:bCs/>
                <w:lang w:val="en-ID"/>
              </w:rPr>
              <w:t>Output:</w:t>
            </w:r>
            <w:r w:rsidRPr="00086AE8">
              <w:rPr>
                <w:lang w:val="en-ID"/>
              </w:rPr>
              <w:t xml:space="preserve"> events (dictionaries of BPMN events)</w:t>
            </w:r>
          </w:p>
          <w:p w14:paraId="1F5A06DF" w14:textId="77777777" w:rsidR="00421D9C" w:rsidRPr="00086AE8" w:rsidRDefault="00421D9C" w:rsidP="00421D9C">
            <w:pPr>
              <w:numPr>
                <w:ilvl w:val="0"/>
                <w:numId w:val="33"/>
              </w:numPr>
              <w:jc w:val="left"/>
              <w:rPr>
                <w:lang w:val="en-ID"/>
              </w:rPr>
            </w:pPr>
            <w:r w:rsidRPr="00086AE8">
              <w:rPr>
                <w:lang w:val="en-ID"/>
              </w:rPr>
              <w:t>root_node ← Parse_BPMN_XML(bpmn_model)</w:t>
            </w:r>
          </w:p>
          <w:p w14:paraId="5BC65ACC" w14:textId="77777777" w:rsidR="00421D9C" w:rsidRPr="00086AE8" w:rsidRDefault="00421D9C" w:rsidP="00421D9C">
            <w:pPr>
              <w:numPr>
                <w:ilvl w:val="0"/>
                <w:numId w:val="33"/>
              </w:numPr>
              <w:jc w:val="left"/>
              <w:rPr>
                <w:lang w:val="en-ID"/>
              </w:rPr>
            </w:pPr>
            <w:r w:rsidRPr="00086AE8">
              <w:rPr>
                <w:lang w:val="en-ID"/>
              </w:rPr>
              <w:t>Initialize events ← []</w:t>
            </w:r>
          </w:p>
          <w:p w14:paraId="63963061" w14:textId="77777777" w:rsidR="00421D9C" w:rsidRPr="00086AE8" w:rsidRDefault="00421D9C" w:rsidP="00421D9C">
            <w:pPr>
              <w:numPr>
                <w:ilvl w:val="0"/>
                <w:numId w:val="33"/>
              </w:numPr>
              <w:jc w:val="left"/>
              <w:rPr>
                <w:lang w:val="en-ID"/>
              </w:rPr>
            </w:pPr>
            <w:r w:rsidRPr="00086AE8">
              <w:rPr>
                <w:lang w:val="en-ID"/>
              </w:rPr>
              <w:t>event_types ← ['startEvent', 'endEvent', 'intermediateCatchEvent', 'intermediateThrowEvent', 'boundaryEvent']</w:t>
            </w:r>
          </w:p>
          <w:p w14:paraId="13CAE523" w14:textId="77777777" w:rsidR="00421D9C" w:rsidRPr="00086AE8" w:rsidRDefault="00421D9C" w:rsidP="00421D9C">
            <w:pPr>
              <w:numPr>
                <w:ilvl w:val="0"/>
                <w:numId w:val="33"/>
              </w:numPr>
              <w:jc w:val="left"/>
              <w:rPr>
                <w:lang w:val="en-ID"/>
              </w:rPr>
            </w:pPr>
            <w:r w:rsidRPr="00086AE8">
              <w:rPr>
                <w:lang w:val="en-ID"/>
              </w:rPr>
              <w:t>FOR EACH type_name IN event_types:</w:t>
            </w:r>
          </w:p>
          <w:p w14:paraId="69C538C5" w14:textId="77777777" w:rsidR="00421D9C" w:rsidRPr="00086AE8" w:rsidRDefault="00421D9C" w:rsidP="00421D9C">
            <w:pPr>
              <w:numPr>
                <w:ilvl w:val="0"/>
                <w:numId w:val="33"/>
              </w:numPr>
              <w:jc w:val="left"/>
              <w:rPr>
                <w:lang w:val="en-ID"/>
              </w:rPr>
            </w:pPr>
            <w:r w:rsidRPr="00086AE8">
              <w:rPr>
                <w:lang w:val="en-ID"/>
              </w:rPr>
              <w:t>FOR EACH element IN Find_Elements_By_Type(root_node, type_name):</w:t>
            </w:r>
          </w:p>
          <w:p w14:paraId="4E1FBB3A" w14:textId="77777777" w:rsidR="00421D9C" w:rsidRPr="00086AE8" w:rsidRDefault="00421D9C" w:rsidP="00421D9C">
            <w:pPr>
              <w:numPr>
                <w:ilvl w:val="0"/>
                <w:numId w:val="33"/>
              </w:numPr>
              <w:jc w:val="left"/>
              <w:rPr>
                <w:lang w:val="en-ID"/>
              </w:rPr>
            </w:pPr>
            <w:r w:rsidRPr="00086AE8">
              <w:rPr>
                <w:lang w:val="en-ID"/>
              </w:rPr>
              <w:t>event ← { "id": element.id, "name": element.name, "event_kind": type_name, "incoming_connections": [], "outgoing_connections": [] }</w:t>
            </w:r>
          </w:p>
          <w:p w14:paraId="325E7BDC" w14:textId="77777777" w:rsidR="00421D9C" w:rsidRPr="00086AE8" w:rsidRDefault="00421D9C" w:rsidP="00421D9C">
            <w:pPr>
              <w:numPr>
                <w:ilvl w:val="0"/>
                <w:numId w:val="33"/>
              </w:numPr>
              <w:jc w:val="left"/>
              <w:rPr>
                <w:lang w:val="en-ID"/>
              </w:rPr>
            </w:pPr>
            <w:r w:rsidRPr="00086AE8">
              <w:rPr>
                <w:lang w:val="en-ID"/>
              </w:rPr>
              <w:t>Append event to events</w:t>
            </w:r>
          </w:p>
          <w:p w14:paraId="6DC26DF4" w14:textId="77777777" w:rsidR="00421D9C" w:rsidRPr="00086AE8" w:rsidRDefault="00421D9C" w:rsidP="00421D9C">
            <w:pPr>
              <w:numPr>
                <w:ilvl w:val="0"/>
                <w:numId w:val="33"/>
              </w:numPr>
              <w:jc w:val="left"/>
              <w:rPr>
                <w:lang w:val="en-ID"/>
              </w:rPr>
            </w:pPr>
            <w:r w:rsidRPr="00086AE8">
              <w:rPr>
                <w:lang w:val="en-ID"/>
              </w:rPr>
              <w:t>END FOR</w:t>
            </w:r>
          </w:p>
          <w:p w14:paraId="57010AF9" w14:textId="77777777" w:rsidR="00421D9C" w:rsidRPr="00086AE8" w:rsidRDefault="00421D9C" w:rsidP="00421D9C">
            <w:pPr>
              <w:numPr>
                <w:ilvl w:val="0"/>
                <w:numId w:val="33"/>
              </w:numPr>
              <w:jc w:val="left"/>
              <w:rPr>
                <w:lang w:val="en-ID"/>
              </w:rPr>
            </w:pPr>
            <w:r w:rsidRPr="00086AE8">
              <w:rPr>
                <w:lang w:val="en-ID"/>
              </w:rPr>
              <w:t>END FOR</w:t>
            </w:r>
          </w:p>
          <w:p w14:paraId="5E0ECA7F" w14:textId="77777777" w:rsidR="00421D9C" w:rsidRPr="00086AE8" w:rsidRDefault="00421D9C" w:rsidP="00421D9C">
            <w:pPr>
              <w:numPr>
                <w:ilvl w:val="0"/>
                <w:numId w:val="33"/>
              </w:numPr>
              <w:jc w:val="left"/>
              <w:rPr>
                <w:lang w:val="en-ID"/>
              </w:rPr>
            </w:pPr>
            <w:r w:rsidRPr="00086AE8">
              <w:rPr>
                <w:lang w:val="en-ID"/>
              </w:rPr>
              <w:t>RETURN events</w:t>
            </w:r>
          </w:p>
          <w:p w14:paraId="787B5462" w14:textId="77777777" w:rsidR="00421D9C" w:rsidRPr="00086AE8" w:rsidRDefault="00421D9C" w:rsidP="008F64FC">
            <w:pPr>
              <w:ind w:firstLine="0"/>
              <w:jc w:val="left"/>
              <w:rPr>
                <w:lang w:val="en-ID"/>
              </w:rPr>
            </w:pPr>
          </w:p>
        </w:tc>
      </w:tr>
    </w:tbl>
    <w:p w14:paraId="5F8F144B" w14:textId="77777777" w:rsidR="00421D9C" w:rsidRPr="00086AE8" w:rsidRDefault="00421D9C" w:rsidP="00421D9C">
      <w:pPr>
        <w:ind w:firstLine="0"/>
        <w:jc w:val="left"/>
        <w:rPr>
          <w:rFonts w:cs="Times New Roman"/>
          <w:lang w:val="en-ID"/>
        </w:rPr>
      </w:pPr>
    </w:p>
    <w:p w14:paraId="0F0A5BC3" w14:textId="77777777" w:rsidR="00421D9C" w:rsidRPr="00086AE8" w:rsidRDefault="00421D9C" w:rsidP="00421D9C">
      <w:pPr>
        <w:ind w:firstLine="0"/>
        <w:jc w:val="left"/>
        <w:rPr>
          <w:rFonts w:cs="Times New Roman"/>
          <w:lang w:val="en-ID"/>
        </w:rPr>
      </w:pPr>
      <w:r w:rsidRPr="00086AE8">
        <w:rPr>
          <w:rFonts w:cs="Times New Roman"/>
          <w:lang w:val="en-ID"/>
        </w:rPr>
        <w:t xml:space="preserve">Pseudocode 3.4 Algoritma ekstraksi </w:t>
      </w:r>
      <w:r w:rsidRPr="00086AE8">
        <w:rPr>
          <w:rFonts w:cs="Times New Roman"/>
          <w:i/>
          <w:iCs/>
          <w:lang w:val="en-ID"/>
        </w:rPr>
        <w:t>Gateways</w:t>
      </w:r>
    </w:p>
    <w:tbl>
      <w:tblPr>
        <w:tblStyle w:val="TableGrid"/>
        <w:tblW w:w="0" w:type="auto"/>
        <w:tblLook w:val="04A0" w:firstRow="1" w:lastRow="0" w:firstColumn="1" w:lastColumn="0" w:noHBand="0" w:noVBand="1"/>
      </w:tblPr>
      <w:tblGrid>
        <w:gridCol w:w="9061"/>
      </w:tblGrid>
      <w:tr w:rsidR="00421D9C" w:rsidRPr="00086AE8" w14:paraId="4A7D1221" w14:textId="77777777" w:rsidTr="00140C64">
        <w:tc>
          <w:tcPr>
            <w:tcW w:w="9061" w:type="dxa"/>
            <w:tcBorders>
              <w:top w:val="nil"/>
              <w:left w:val="nil"/>
              <w:bottom w:val="nil"/>
              <w:right w:val="nil"/>
            </w:tcBorders>
          </w:tcPr>
          <w:p w14:paraId="1B6F0B81" w14:textId="77777777" w:rsidR="00421D9C" w:rsidRPr="00086AE8" w:rsidRDefault="00421D9C" w:rsidP="008F64FC">
            <w:pPr>
              <w:ind w:firstLine="0"/>
              <w:jc w:val="left"/>
              <w:rPr>
                <w:lang w:val="en-ID"/>
              </w:rPr>
            </w:pPr>
            <w:r w:rsidRPr="00086AE8">
              <w:rPr>
                <w:b/>
                <w:bCs/>
                <w:lang w:val="en-ID"/>
              </w:rPr>
              <w:t>Input:</w:t>
            </w:r>
            <w:r w:rsidRPr="00086AE8">
              <w:rPr>
                <w:lang w:val="en-ID"/>
              </w:rPr>
              <w:t xml:space="preserve"> bpmn_file (BPMN 2.0 XML) </w:t>
            </w:r>
          </w:p>
          <w:p w14:paraId="0E19082B" w14:textId="77777777" w:rsidR="00421D9C" w:rsidRPr="00086AE8" w:rsidRDefault="00421D9C" w:rsidP="008F64FC">
            <w:pPr>
              <w:ind w:firstLine="0"/>
              <w:jc w:val="left"/>
              <w:rPr>
                <w:lang w:val="en-ID"/>
              </w:rPr>
            </w:pPr>
            <w:r w:rsidRPr="00086AE8">
              <w:rPr>
                <w:b/>
                <w:bCs/>
                <w:lang w:val="en-ID"/>
              </w:rPr>
              <w:t>Output:</w:t>
            </w:r>
            <w:r w:rsidRPr="00086AE8">
              <w:rPr>
                <w:lang w:val="en-ID"/>
              </w:rPr>
              <w:t xml:space="preserve"> gateways (dictionaries of decision points)</w:t>
            </w:r>
          </w:p>
          <w:p w14:paraId="715B04DA" w14:textId="77777777" w:rsidR="00421D9C" w:rsidRPr="00086AE8" w:rsidRDefault="00421D9C" w:rsidP="00421D9C">
            <w:pPr>
              <w:numPr>
                <w:ilvl w:val="0"/>
                <w:numId w:val="32"/>
              </w:numPr>
              <w:jc w:val="left"/>
              <w:rPr>
                <w:lang w:val="en-ID"/>
              </w:rPr>
            </w:pPr>
            <w:r w:rsidRPr="00086AE8">
              <w:rPr>
                <w:lang w:val="en-ID"/>
              </w:rPr>
              <w:t>root_node ← Parse_BPMN_XML(bpmn_model)</w:t>
            </w:r>
          </w:p>
          <w:p w14:paraId="4BD617FB" w14:textId="77777777" w:rsidR="00421D9C" w:rsidRPr="00086AE8" w:rsidRDefault="00421D9C" w:rsidP="00421D9C">
            <w:pPr>
              <w:numPr>
                <w:ilvl w:val="0"/>
                <w:numId w:val="32"/>
              </w:numPr>
              <w:jc w:val="left"/>
              <w:rPr>
                <w:lang w:val="en-ID"/>
              </w:rPr>
            </w:pPr>
            <w:r w:rsidRPr="00086AE8">
              <w:rPr>
                <w:lang w:val="en-ID"/>
              </w:rPr>
              <w:t>Initialize gateways ← []</w:t>
            </w:r>
          </w:p>
          <w:p w14:paraId="6F62CA87" w14:textId="77777777" w:rsidR="00421D9C" w:rsidRPr="00086AE8" w:rsidRDefault="00421D9C" w:rsidP="00421D9C">
            <w:pPr>
              <w:numPr>
                <w:ilvl w:val="0"/>
                <w:numId w:val="32"/>
              </w:numPr>
              <w:jc w:val="left"/>
              <w:rPr>
                <w:lang w:val="en-ID"/>
              </w:rPr>
            </w:pPr>
            <w:r w:rsidRPr="00086AE8">
              <w:rPr>
                <w:lang w:val="en-ID"/>
              </w:rPr>
              <w:t>gateway_types ← ['exclusiveGateway', 'parallelGateway', 'inclusiveGateway', 'complexGateway', 'eventBasedGateway']</w:t>
            </w:r>
          </w:p>
          <w:p w14:paraId="3C008EC9" w14:textId="77777777" w:rsidR="00421D9C" w:rsidRPr="00086AE8" w:rsidRDefault="00421D9C" w:rsidP="00421D9C">
            <w:pPr>
              <w:numPr>
                <w:ilvl w:val="0"/>
                <w:numId w:val="32"/>
              </w:numPr>
              <w:jc w:val="left"/>
              <w:rPr>
                <w:lang w:val="en-ID"/>
              </w:rPr>
            </w:pPr>
            <w:r w:rsidRPr="00086AE8">
              <w:rPr>
                <w:lang w:val="en-ID"/>
              </w:rPr>
              <w:t>FOR EACH type_name IN gateway_types:</w:t>
            </w:r>
          </w:p>
          <w:p w14:paraId="7C7284AA" w14:textId="77777777" w:rsidR="00421D9C" w:rsidRPr="00086AE8" w:rsidRDefault="00421D9C" w:rsidP="00421D9C">
            <w:pPr>
              <w:numPr>
                <w:ilvl w:val="0"/>
                <w:numId w:val="32"/>
              </w:numPr>
              <w:jc w:val="left"/>
              <w:rPr>
                <w:lang w:val="en-ID"/>
              </w:rPr>
            </w:pPr>
            <w:r w:rsidRPr="00086AE8">
              <w:rPr>
                <w:lang w:val="en-ID"/>
              </w:rPr>
              <w:t>FOR EACH element IN Find_Elements_By_Type(root_node, type_name):</w:t>
            </w:r>
          </w:p>
          <w:p w14:paraId="5058712E" w14:textId="77777777" w:rsidR="00421D9C" w:rsidRPr="00086AE8" w:rsidRDefault="00421D9C" w:rsidP="00421D9C">
            <w:pPr>
              <w:numPr>
                <w:ilvl w:val="0"/>
                <w:numId w:val="32"/>
              </w:numPr>
              <w:jc w:val="left"/>
              <w:rPr>
                <w:lang w:val="en-ID"/>
              </w:rPr>
            </w:pPr>
            <w:r w:rsidRPr="00086AE8">
              <w:rPr>
                <w:lang w:val="en-ID"/>
              </w:rPr>
              <w:t>gateway ← { "id": element.id, "name": element.name, "decision_kind": Extract_Type_Name(type_name), "incoming_connections": [], "outgoing_connections": [] }</w:t>
            </w:r>
          </w:p>
          <w:p w14:paraId="6BFAE2A0" w14:textId="77777777" w:rsidR="00421D9C" w:rsidRPr="00086AE8" w:rsidRDefault="00421D9C" w:rsidP="00421D9C">
            <w:pPr>
              <w:numPr>
                <w:ilvl w:val="0"/>
                <w:numId w:val="32"/>
              </w:numPr>
              <w:jc w:val="left"/>
              <w:rPr>
                <w:lang w:val="en-ID"/>
              </w:rPr>
            </w:pPr>
            <w:r w:rsidRPr="00086AE8">
              <w:rPr>
                <w:lang w:val="en-ID"/>
              </w:rPr>
              <w:t>Append gateway to gateways</w:t>
            </w:r>
          </w:p>
          <w:p w14:paraId="12D50A11" w14:textId="77777777" w:rsidR="00421D9C" w:rsidRPr="00086AE8" w:rsidRDefault="00421D9C" w:rsidP="00421D9C">
            <w:pPr>
              <w:numPr>
                <w:ilvl w:val="0"/>
                <w:numId w:val="32"/>
              </w:numPr>
              <w:jc w:val="left"/>
              <w:rPr>
                <w:lang w:val="en-ID"/>
              </w:rPr>
            </w:pPr>
            <w:r w:rsidRPr="00086AE8">
              <w:rPr>
                <w:lang w:val="en-ID"/>
              </w:rPr>
              <w:t>END FOR</w:t>
            </w:r>
          </w:p>
          <w:p w14:paraId="11EFDE0F" w14:textId="77777777" w:rsidR="00421D9C" w:rsidRPr="00086AE8" w:rsidRDefault="00421D9C" w:rsidP="00421D9C">
            <w:pPr>
              <w:numPr>
                <w:ilvl w:val="0"/>
                <w:numId w:val="32"/>
              </w:numPr>
              <w:jc w:val="left"/>
              <w:rPr>
                <w:lang w:val="en-ID"/>
              </w:rPr>
            </w:pPr>
            <w:r w:rsidRPr="00086AE8">
              <w:rPr>
                <w:lang w:val="en-ID"/>
              </w:rPr>
              <w:t>END FOR</w:t>
            </w:r>
          </w:p>
          <w:p w14:paraId="3A269B8C" w14:textId="77777777" w:rsidR="00421D9C" w:rsidRPr="00086AE8" w:rsidRDefault="00421D9C" w:rsidP="00421D9C">
            <w:pPr>
              <w:numPr>
                <w:ilvl w:val="0"/>
                <w:numId w:val="32"/>
              </w:numPr>
              <w:jc w:val="left"/>
              <w:rPr>
                <w:lang w:val="en-ID"/>
              </w:rPr>
            </w:pPr>
            <w:r w:rsidRPr="00086AE8">
              <w:rPr>
                <w:lang w:val="en-ID"/>
              </w:rPr>
              <w:t>RETURN gateways</w:t>
            </w:r>
          </w:p>
          <w:p w14:paraId="762A293D" w14:textId="77777777" w:rsidR="00421D9C" w:rsidRPr="00086AE8" w:rsidRDefault="00421D9C" w:rsidP="008F64FC">
            <w:pPr>
              <w:ind w:firstLine="0"/>
              <w:jc w:val="left"/>
              <w:rPr>
                <w:lang w:val="en-ID"/>
              </w:rPr>
            </w:pPr>
          </w:p>
        </w:tc>
      </w:tr>
    </w:tbl>
    <w:p w14:paraId="3B2D5754" w14:textId="77777777" w:rsidR="00421D9C" w:rsidRPr="00086AE8" w:rsidRDefault="00421D9C" w:rsidP="00421D9C">
      <w:pPr>
        <w:ind w:firstLine="0"/>
        <w:jc w:val="left"/>
        <w:rPr>
          <w:rFonts w:cs="Times New Roman"/>
        </w:rPr>
      </w:pPr>
    </w:p>
    <w:p w14:paraId="557BF51A" w14:textId="77777777" w:rsidR="00421D9C" w:rsidRPr="00086AE8" w:rsidRDefault="00421D9C" w:rsidP="00421D9C">
      <w:pPr>
        <w:ind w:firstLine="0"/>
        <w:jc w:val="left"/>
        <w:rPr>
          <w:rFonts w:cs="Times New Roman"/>
          <w:lang w:val="en-ID"/>
        </w:rPr>
      </w:pPr>
      <w:r w:rsidRPr="00086AE8">
        <w:rPr>
          <w:rFonts w:cs="Times New Roman"/>
          <w:lang w:val="en-ID"/>
        </w:rPr>
        <w:t xml:space="preserve">Pseudocode 3.5 Algoritma ekstraksi </w:t>
      </w:r>
      <w:r w:rsidRPr="00086AE8">
        <w:rPr>
          <w:rFonts w:cs="Times New Roman"/>
          <w:i/>
          <w:iCs/>
          <w:lang w:val="en-ID"/>
        </w:rPr>
        <w:t>Sequence Flow</w:t>
      </w:r>
    </w:p>
    <w:tbl>
      <w:tblPr>
        <w:tblStyle w:val="TableGrid"/>
        <w:tblW w:w="0" w:type="auto"/>
        <w:tblLook w:val="04A0" w:firstRow="1" w:lastRow="0" w:firstColumn="1" w:lastColumn="0" w:noHBand="0" w:noVBand="1"/>
      </w:tblPr>
      <w:tblGrid>
        <w:gridCol w:w="9061"/>
      </w:tblGrid>
      <w:tr w:rsidR="00421D9C" w:rsidRPr="00086AE8" w14:paraId="3C0F417A" w14:textId="77777777" w:rsidTr="00140C64">
        <w:tc>
          <w:tcPr>
            <w:tcW w:w="9061" w:type="dxa"/>
            <w:tcBorders>
              <w:top w:val="nil"/>
              <w:left w:val="nil"/>
              <w:bottom w:val="nil"/>
              <w:right w:val="nil"/>
            </w:tcBorders>
          </w:tcPr>
          <w:p w14:paraId="0F76BA25" w14:textId="77777777" w:rsidR="00421D9C" w:rsidRPr="00086AE8" w:rsidRDefault="00421D9C" w:rsidP="008F64FC">
            <w:pPr>
              <w:ind w:firstLine="0"/>
              <w:jc w:val="left"/>
              <w:rPr>
                <w:lang w:val="en-ID"/>
              </w:rPr>
            </w:pPr>
            <w:r w:rsidRPr="00086AE8">
              <w:rPr>
                <w:b/>
                <w:bCs/>
                <w:lang w:val="en-ID"/>
              </w:rPr>
              <w:t>Input:</w:t>
            </w:r>
            <w:r w:rsidRPr="00086AE8">
              <w:rPr>
                <w:lang w:val="en-ID"/>
              </w:rPr>
              <w:t xml:space="preserve"> bpmn_file (BPMN 2.0 XML) </w:t>
            </w:r>
          </w:p>
          <w:p w14:paraId="58CFCCCB" w14:textId="77777777" w:rsidR="00421D9C" w:rsidRPr="00086AE8" w:rsidRDefault="00421D9C" w:rsidP="008F64FC">
            <w:pPr>
              <w:ind w:firstLine="0"/>
              <w:jc w:val="left"/>
              <w:rPr>
                <w:lang w:val="en-ID"/>
              </w:rPr>
            </w:pPr>
            <w:r w:rsidRPr="00086AE8">
              <w:rPr>
                <w:b/>
                <w:bCs/>
                <w:lang w:val="en-ID"/>
              </w:rPr>
              <w:t>Output:</w:t>
            </w:r>
            <w:r w:rsidRPr="00086AE8">
              <w:rPr>
                <w:lang w:val="en-ID"/>
              </w:rPr>
              <w:t xml:space="preserve"> sequence_flows (dictionaries of internal connections)</w:t>
            </w:r>
          </w:p>
          <w:p w14:paraId="36F08028" w14:textId="77777777" w:rsidR="00421D9C" w:rsidRPr="00086AE8" w:rsidRDefault="00421D9C" w:rsidP="00421D9C">
            <w:pPr>
              <w:numPr>
                <w:ilvl w:val="0"/>
                <w:numId w:val="31"/>
              </w:numPr>
              <w:jc w:val="left"/>
              <w:rPr>
                <w:lang w:val="en-ID"/>
              </w:rPr>
            </w:pPr>
            <w:r w:rsidRPr="00086AE8">
              <w:rPr>
                <w:lang w:val="en-ID"/>
              </w:rPr>
              <w:lastRenderedPageBreak/>
              <w:t>root_node ← Parse_BPMN_XML(bpmn_model)</w:t>
            </w:r>
          </w:p>
          <w:p w14:paraId="43715466" w14:textId="77777777" w:rsidR="00421D9C" w:rsidRPr="00086AE8" w:rsidRDefault="00421D9C" w:rsidP="00421D9C">
            <w:pPr>
              <w:numPr>
                <w:ilvl w:val="0"/>
                <w:numId w:val="31"/>
              </w:numPr>
              <w:jc w:val="left"/>
              <w:rPr>
                <w:lang w:val="en-ID"/>
              </w:rPr>
            </w:pPr>
            <w:r w:rsidRPr="00086AE8">
              <w:rPr>
                <w:lang w:val="en-ID"/>
              </w:rPr>
              <w:t>Initialize sequence_flows ← []</w:t>
            </w:r>
          </w:p>
          <w:p w14:paraId="6DBFAD09" w14:textId="77777777" w:rsidR="00421D9C" w:rsidRPr="00086AE8" w:rsidRDefault="00421D9C" w:rsidP="00421D9C">
            <w:pPr>
              <w:numPr>
                <w:ilvl w:val="0"/>
                <w:numId w:val="31"/>
              </w:numPr>
              <w:jc w:val="left"/>
              <w:rPr>
                <w:lang w:val="en-ID"/>
              </w:rPr>
            </w:pPr>
            <w:r w:rsidRPr="00086AE8">
              <w:rPr>
                <w:lang w:val="en-ID"/>
              </w:rPr>
              <w:t>FOR EACH flow IN Find_Sequence_Flows(root_node):</w:t>
            </w:r>
          </w:p>
          <w:p w14:paraId="6D5E2642" w14:textId="77777777" w:rsidR="00421D9C" w:rsidRPr="00086AE8" w:rsidRDefault="00421D9C" w:rsidP="00421D9C">
            <w:pPr>
              <w:numPr>
                <w:ilvl w:val="0"/>
                <w:numId w:val="31"/>
              </w:numPr>
              <w:jc w:val="left"/>
              <w:rPr>
                <w:lang w:val="en-ID"/>
              </w:rPr>
            </w:pPr>
            <w:r w:rsidRPr="00086AE8">
              <w:rPr>
                <w:lang w:val="en-ID"/>
              </w:rPr>
              <w:t>flow_info ← { "id": flow.id, "from": flow.sourceRef, "to": flow.targetRef, "condition": flow.name }</w:t>
            </w:r>
          </w:p>
          <w:p w14:paraId="4FEE92B5" w14:textId="77777777" w:rsidR="00421D9C" w:rsidRPr="00086AE8" w:rsidRDefault="00421D9C" w:rsidP="00421D9C">
            <w:pPr>
              <w:numPr>
                <w:ilvl w:val="0"/>
                <w:numId w:val="31"/>
              </w:numPr>
              <w:jc w:val="left"/>
              <w:rPr>
                <w:lang w:val="en-ID"/>
              </w:rPr>
            </w:pPr>
            <w:r w:rsidRPr="00086AE8">
              <w:rPr>
                <w:lang w:val="en-ID"/>
              </w:rPr>
              <w:t>Append flow_info to sequence_flows</w:t>
            </w:r>
          </w:p>
          <w:p w14:paraId="0E7F16C7" w14:textId="77777777" w:rsidR="00421D9C" w:rsidRPr="00086AE8" w:rsidRDefault="00421D9C" w:rsidP="00421D9C">
            <w:pPr>
              <w:numPr>
                <w:ilvl w:val="0"/>
                <w:numId w:val="31"/>
              </w:numPr>
              <w:jc w:val="left"/>
              <w:rPr>
                <w:lang w:val="en-ID"/>
              </w:rPr>
            </w:pPr>
            <w:r w:rsidRPr="00086AE8">
              <w:rPr>
                <w:lang w:val="en-ID"/>
              </w:rPr>
              <w:t>END FOR</w:t>
            </w:r>
          </w:p>
          <w:p w14:paraId="3C998EC9" w14:textId="77777777" w:rsidR="00421D9C" w:rsidRPr="00086AE8" w:rsidRDefault="00421D9C" w:rsidP="00421D9C">
            <w:pPr>
              <w:numPr>
                <w:ilvl w:val="0"/>
                <w:numId w:val="31"/>
              </w:numPr>
              <w:jc w:val="left"/>
              <w:rPr>
                <w:lang w:val="en-ID"/>
              </w:rPr>
            </w:pPr>
            <w:r w:rsidRPr="00086AE8">
              <w:rPr>
                <w:lang w:val="en-ID"/>
              </w:rPr>
              <w:t>RETURN sequence_flows</w:t>
            </w:r>
          </w:p>
          <w:p w14:paraId="6A077B3A" w14:textId="77777777" w:rsidR="00421D9C" w:rsidRPr="00086AE8" w:rsidRDefault="00421D9C" w:rsidP="008F64FC">
            <w:pPr>
              <w:ind w:left="360" w:firstLine="0"/>
              <w:jc w:val="left"/>
              <w:rPr>
                <w:lang w:val="en-ID"/>
              </w:rPr>
            </w:pPr>
          </w:p>
        </w:tc>
      </w:tr>
    </w:tbl>
    <w:p w14:paraId="304FC441" w14:textId="77777777" w:rsidR="00421D9C" w:rsidRPr="00086AE8" w:rsidRDefault="00421D9C" w:rsidP="00421D9C">
      <w:pPr>
        <w:ind w:firstLine="0"/>
        <w:jc w:val="left"/>
        <w:rPr>
          <w:rFonts w:cs="Times New Roman"/>
        </w:rPr>
      </w:pPr>
    </w:p>
    <w:p w14:paraId="7F28D0C5" w14:textId="77777777" w:rsidR="00421D9C" w:rsidRPr="00086AE8" w:rsidRDefault="00421D9C" w:rsidP="00421D9C">
      <w:pPr>
        <w:ind w:firstLine="0"/>
        <w:jc w:val="left"/>
        <w:rPr>
          <w:rFonts w:cs="Times New Roman"/>
          <w:lang w:val="en-ID"/>
        </w:rPr>
      </w:pPr>
      <w:r w:rsidRPr="00086AE8">
        <w:rPr>
          <w:rFonts w:cs="Times New Roman"/>
          <w:lang w:val="en-ID"/>
        </w:rPr>
        <w:t xml:space="preserve">Pseudocode 3.6 Algoritma ekstraksi </w:t>
      </w:r>
      <w:r w:rsidRPr="00086AE8">
        <w:rPr>
          <w:rFonts w:cs="Times New Roman"/>
          <w:i/>
          <w:iCs/>
          <w:lang w:val="en-ID"/>
        </w:rPr>
        <w:t>Message Flow</w:t>
      </w:r>
    </w:p>
    <w:tbl>
      <w:tblPr>
        <w:tblStyle w:val="TableGrid"/>
        <w:tblW w:w="0" w:type="auto"/>
        <w:tblLook w:val="04A0" w:firstRow="1" w:lastRow="0" w:firstColumn="1" w:lastColumn="0" w:noHBand="0" w:noVBand="1"/>
      </w:tblPr>
      <w:tblGrid>
        <w:gridCol w:w="9061"/>
      </w:tblGrid>
      <w:tr w:rsidR="00421D9C" w:rsidRPr="00086AE8" w14:paraId="26CC86D5" w14:textId="77777777" w:rsidTr="00140C64">
        <w:tc>
          <w:tcPr>
            <w:tcW w:w="9061" w:type="dxa"/>
            <w:tcBorders>
              <w:top w:val="nil"/>
              <w:left w:val="nil"/>
              <w:bottom w:val="nil"/>
              <w:right w:val="nil"/>
            </w:tcBorders>
          </w:tcPr>
          <w:p w14:paraId="5BDE09A1" w14:textId="77777777" w:rsidR="00421D9C" w:rsidRPr="00086AE8" w:rsidRDefault="00421D9C" w:rsidP="008F64FC">
            <w:pPr>
              <w:ind w:firstLine="0"/>
              <w:jc w:val="left"/>
              <w:rPr>
                <w:lang w:val="en-ID"/>
              </w:rPr>
            </w:pPr>
            <w:r w:rsidRPr="00086AE8">
              <w:rPr>
                <w:b/>
                <w:bCs/>
                <w:lang w:val="en-ID"/>
              </w:rPr>
              <w:t>Input:</w:t>
            </w:r>
            <w:r w:rsidRPr="00086AE8">
              <w:rPr>
                <w:lang w:val="en-ID"/>
              </w:rPr>
              <w:t xml:space="preserve"> bpmn_file (BPMN 2.0 XML) </w:t>
            </w:r>
          </w:p>
          <w:p w14:paraId="70244D43" w14:textId="77777777" w:rsidR="00421D9C" w:rsidRPr="00086AE8" w:rsidRDefault="00421D9C" w:rsidP="008F64FC">
            <w:pPr>
              <w:ind w:firstLine="0"/>
              <w:jc w:val="left"/>
              <w:rPr>
                <w:lang w:val="en-ID"/>
              </w:rPr>
            </w:pPr>
            <w:r w:rsidRPr="00086AE8">
              <w:rPr>
                <w:b/>
                <w:bCs/>
                <w:lang w:val="en-ID"/>
              </w:rPr>
              <w:t>Output:</w:t>
            </w:r>
            <w:r w:rsidRPr="00086AE8">
              <w:rPr>
                <w:lang w:val="en-ID"/>
              </w:rPr>
              <w:t xml:space="preserve"> message_flows (dictionaries of inter-pool communications)</w:t>
            </w:r>
          </w:p>
          <w:p w14:paraId="3BB4F322" w14:textId="77777777" w:rsidR="00421D9C" w:rsidRPr="00086AE8" w:rsidRDefault="00421D9C" w:rsidP="00421D9C">
            <w:pPr>
              <w:numPr>
                <w:ilvl w:val="0"/>
                <w:numId w:val="30"/>
              </w:numPr>
              <w:jc w:val="left"/>
              <w:rPr>
                <w:lang w:val="en-ID"/>
              </w:rPr>
            </w:pPr>
            <w:r w:rsidRPr="00086AE8">
              <w:rPr>
                <w:lang w:val="en-ID"/>
              </w:rPr>
              <w:t>root_node ← Parse_BPMN_XML(bpmn_model)</w:t>
            </w:r>
          </w:p>
          <w:p w14:paraId="27E0397E" w14:textId="77777777" w:rsidR="00421D9C" w:rsidRPr="00086AE8" w:rsidRDefault="00421D9C" w:rsidP="00421D9C">
            <w:pPr>
              <w:numPr>
                <w:ilvl w:val="0"/>
                <w:numId w:val="30"/>
              </w:numPr>
              <w:jc w:val="left"/>
              <w:rPr>
                <w:lang w:val="en-ID"/>
              </w:rPr>
            </w:pPr>
            <w:r w:rsidRPr="00086AE8">
              <w:rPr>
                <w:lang w:val="en-ID"/>
              </w:rPr>
              <w:t>collaboration_section ← Find_Collaboration_Section(root_node)</w:t>
            </w:r>
          </w:p>
          <w:p w14:paraId="600A5DF4" w14:textId="77777777" w:rsidR="00421D9C" w:rsidRPr="00086AE8" w:rsidRDefault="00421D9C" w:rsidP="00421D9C">
            <w:pPr>
              <w:numPr>
                <w:ilvl w:val="0"/>
                <w:numId w:val="30"/>
              </w:numPr>
              <w:jc w:val="left"/>
              <w:rPr>
                <w:lang w:val="en-ID"/>
              </w:rPr>
            </w:pPr>
            <w:r w:rsidRPr="00086AE8">
              <w:rPr>
                <w:lang w:val="en-ID"/>
              </w:rPr>
              <w:t>Initialize message_flows ← []</w:t>
            </w:r>
          </w:p>
          <w:p w14:paraId="08C348EA" w14:textId="77777777" w:rsidR="00421D9C" w:rsidRPr="00086AE8" w:rsidRDefault="00421D9C" w:rsidP="00421D9C">
            <w:pPr>
              <w:numPr>
                <w:ilvl w:val="0"/>
                <w:numId w:val="30"/>
              </w:numPr>
              <w:jc w:val="left"/>
              <w:rPr>
                <w:lang w:val="en-ID"/>
              </w:rPr>
            </w:pPr>
            <w:r w:rsidRPr="00086AE8">
              <w:rPr>
                <w:lang w:val="en-ID"/>
              </w:rPr>
              <w:t>IF collaboration_section IS NOT None THEN</w:t>
            </w:r>
          </w:p>
          <w:p w14:paraId="46D0E25E" w14:textId="77777777" w:rsidR="00421D9C" w:rsidRPr="00086AE8" w:rsidRDefault="00421D9C" w:rsidP="00421D9C">
            <w:pPr>
              <w:numPr>
                <w:ilvl w:val="0"/>
                <w:numId w:val="30"/>
              </w:numPr>
              <w:jc w:val="left"/>
              <w:rPr>
                <w:lang w:val="en-ID"/>
              </w:rPr>
            </w:pPr>
            <w:r w:rsidRPr="00086AE8">
              <w:rPr>
                <w:lang w:val="en-ID"/>
              </w:rPr>
              <w:t>FOR EACH message IN Find_Message_Flows(collaboration_section):</w:t>
            </w:r>
          </w:p>
          <w:p w14:paraId="5689142D" w14:textId="77777777" w:rsidR="00421D9C" w:rsidRPr="00086AE8" w:rsidRDefault="00421D9C" w:rsidP="00421D9C">
            <w:pPr>
              <w:numPr>
                <w:ilvl w:val="0"/>
                <w:numId w:val="30"/>
              </w:numPr>
              <w:jc w:val="left"/>
              <w:rPr>
                <w:lang w:val="en-ID"/>
              </w:rPr>
            </w:pPr>
            <w:r w:rsidRPr="00086AE8">
              <w:rPr>
                <w:lang w:val="en-ID"/>
              </w:rPr>
              <w:t>message_info ← { "id": message.id, "from_participant": message.sourceRef, "to_participant": message.targetRef, "message_kind": message.name }</w:t>
            </w:r>
          </w:p>
          <w:p w14:paraId="63D7EEFE" w14:textId="77777777" w:rsidR="00421D9C" w:rsidRPr="00086AE8" w:rsidRDefault="00421D9C" w:rsidP="00421D9C">
            <w:pPr>
              <w:numPr>
                <w:ilvl w:val="0"/>
                <w:numId w:val="30"/>
              </w:numPr>
              <w:jc w:val="left"/>
              <w:rPr>
                <w:lang w:val="en-ID"/>
              </w:rPr>
            </w:pPr>
            <w:r w:rsidRPr="00086AE8">
              <w:rPr>
                <w:lang w:val="en-ID"/>
              </w:rPr>
              <w:t>Append message_info to message_flows</w:t>
            </w:r>
          </w:p>
          <w:p w14:paraId="6DF86EA5" w14:textId="77777777" w:rsidR="00421D9C" w:rsidRPr="00086AE8" w:rsidRDefault="00421D9C" w:rsidP="00421D9C">
            <w:pPr>
              <w:numPr>
                <w:ilvl w:val="0"/>
                <w:numId w:val="30"/>
              </w:numPr>
              <w:jc w:val="left"/>
              <w:rPr>
                <w:lang w:val="en-ID"/>
              </w:rPr>
            </w:pPr>
            <w:r w:rsidRPr="00086AE8">
              <w:rPr>
                <w:lang w:val="en-ID"/>
              </w:rPr>
              <w:t>END FOR</w:t>
            </w:r>
          </w:p>
          <w:p w14:paraId="6EB9B11E" w14:textId="77777777" w:rsidR="00421D9C" w:rsidRPr="00086AE8" w:rsidRDefault="00421D9C" w:rsidP="00421D9C">
            <w:pPr>
              <w:numPr>
                <w:ilvl w:val="0"/>
                <w:numId w:val="30"/>
              </w:numPr>
              <w:jc w:val="left"/>
              <w:rPr>
                <w:lang w:val="en-ID"/>
              </w:rPr>
            </w:pPr>
            <w:r w:rsidRPr="00086AE8">
              <w:rPr>
                <w:lang w:val="en-ID"/>
              </w:rPr>
              <w:t>END IF</w:t>
            </w:r>
          </w:p>
          <w:p w14:paraId="64CCAB6E" w14:textId="77777777" w:rsidR="00421D9C" w:rsidRPr="00086AE8" w:rsidRDefault="00421D9C" w:rsidP="00421D9C">
            <w:pPr>
              <w:numPr>
                <w:ilvl w:val="0"/>
                <w:numId w:val="30"/>
              </w:numPr>
              <w:jc w:val="left"/>
              <w:rPr>
                <w:lang w:val="en-ID"/>
              </w:rPr>
            </w:pPr>
            <w:r w:rsidRPr="00086AE8">
              <w:rPr>
                <w:lang w:val="en-ID"/>
              </w:rPr>
              <w:t>RETURN message_flows</w:t>
            </w:r>
          </w:p>
          <w:p w14:paraId="1AD98B95" w14:textId="77777777" w:rsidR="00421D9C" w:rsidRPr="00086AE8" w:rsidRDefault="00421D9C" w:rsidP="008F64FC">
            <w:pPr>
              <w:ind w:firstLine="0"/>
              <w:jc w:val="left"/>
              <w:rPr>
                <w:lang w:val="en-ID"/>
              </w:rPr>
            </w:pPr>
          </w:p>
        </w:tc>
      </w:tr>
    </w:tbl>
    <w:p w14:paraId="0F5D5999" w14:textId="77777777" w:rsidR="00421D9C" w:rsidRPr="00086AE8" w:rsidRDefault="00421D9C" w:rsidP="00421D9C">
      <w:pPr>
        <w:ind w:firstLine="0"/>
        <w:jc w:val="left"/>
        <w:rPr>
          <w:rFonts w:cs="Times New Roman"/>
        </w:rPr>
      </w:pPr>
    </w:p>
    <w:p w14:paraId="0B42E940" w14:textId="77777777" w:rsidR="00421D9C" w:rsidRPr="00086AE8" w:rsidRDefault="00421D9C" w:rsidP="00421D9C">
      <w:pPr>
        <w:ind w:firstLine="0"/>
        <w:jc w:val="left"/>
        <w:rPr>
          <w:rFonts w:cs="Times New Roman"/>
          <w:lang w:val="en-ID"/>
        </w:rPr>
      </w:pPr>
      <w:r w:rsidRPr="00086AE8">
        <w:rPr>
          <w:rFonts w:cs="Times New Roman"/>
          <w:lang w:val="en-ID"/>
        </w:rPr>
        <w:t xml:space="preserve">Pseudocode 3.7 Algoritma ekstraksi </w:t>
      </w:r>
      <w:r w:rsidRPr="00086AE8">
        <w:rPr>
          <w:rFonts w:cs="Times New Roman"/>
          <w:i/>
          <w:iCs/>
          <w:lang w:val="en-ID"/>
        </w:rPr>
        <w:t>Data Objects</w:t>
      </w:r>
      <w:r w:rsidRPr="00086AE8">
        <w:rPr>
          <w:rFonts w:cs="Times New Roman"/>
          <w:lang w:val="en-ID"/>
        </w:rPr>
        <w:t xml:space="preserve"> dan </w:t>
      </w:r>
      <w:r w:rsidRPr="00086AE8">
        <w:rPr>
          <w:rFonts w:cs="Times New Roman"/>
          <w:i/>
          <w:iCs/>
          <w:lang w:val="en-ID"/>
        </w:rPr>
        <w:t>Artifacts</w:t>
      </w:r>
    </w:p>
    <w:tbl>
      <w:tblPr>
        <w:tblStyle w:val="TableGrid"/>
        <w:tblW w:w="0" w:type="auto"/>
        <w:tblLook w:val="04A0" w:firstRow="1" w:lastRow="0" w:firstColumn="1" w:lastColumn="0" w:noHBand="0" w:noVBand="1"/>
      </w:tblPr>
      <w:tblGrid>
        <w:gridCol w:w="9061"/>
      </w:tblGrid>
      <w:tr w:rsidR="00086AE8" w:rsidRPr="00086AE8" w14:paraId="27DDFCFA" w14:textId="77777777" w:rsidTr="00140C64">
        <w:tc>
          <w:tcPr>
            <w:tcW w:w="9061" w:type="dxa"/>
            <w:tcBorders>
              <w:top w:val="nil"/>
              <w:left w:val="nil"/>
              <w:bottom w:val="nil"/>
              <w:right w:val="nil"/>
            </w:tcBorders>
          </w:tcPr>
          <w:p w14:paraId="20FAE53D" w14:textId="77777777" w:rsidR="00421D9C" w:rsidRPr="00086AE8" w:rsidRDefault="00421D9C" w:rsidP="008F64FC">
            <w:pPr>
              <w:ind w:firstLine="0"/>
              <w:jc w:val="left"/>
              <w:rPr>
                <w:lang w:val="en-ID"/>
              </w:rPr>
            </w:pPr>
            <w:r w:rsidRPr="00086AE8">
              <w:rPr>
                <w:b/>
                <w:bCs/>
                <w:lang w:val="en-ID"/>
              </w:rPr>
              <w:t>Input:</w:t>
            </w:r>
            <w:r w:rsidRPr="00086AE8">
              <w:rPr>
                <w:lang w:val="en-ID"/>
              </w:rPr>
              <w:t xml:space="preserve"> bpmn_file (BPMN 2.0 XML) </w:t>
            </w:r>
          </w:p>
          <w:p w14:paraId="54391659" w14:textId="77777777" w:rsidR="00421D9C" w:rsidRPr="00086AE8" w:rsidRDefault="00421D9C" w:rsidP="008F64FC">
            <w:pPr>
              <w:ind w:firstLine="0"/>
              <w:jc w:val="left"/>
              <w:rPr>
                <w:lang w:val="en-ID"/>
              </w:rPr>
            </w:pPr>
            <w:r w:rsidRPr="00086AE8">
              <w:rPr>
                <w:b/>
                <w:bCs/>
                <w:lang w:val="en-ID"/>
              </w:rPr>
              <w:t>Output:</w:t>
            </w:r>
            <w:r w:rsidRPr="00086AE8">
              <w:rPr>
                <w:lang w:val="en-ID"/>
              </w:rPr>
              <w:t xml:space="preserve"> data_and_artifacts (dictionaries of data objects and artifacts)</w:t>
            </w:r>
          </w:p>
          <w:p w14:paraId="2D1B2F39" w14:textId="77777777" w:rsidR="00421D9C" w:rsidRPr="00086AE8" w:rsidRDefault="00421D9C" w:rsidP="00421D9C">
            <w:pPr>
              <w:numPr>
                <w:ilvl w:val="0"/>
                <w:numId w:val="29"/>
              </w:numPr>
              <w:jc w:val="left"/>
              <w:rPr>
                <w:lang w:val="en-ID"/>
              </w:rPr>
            </w:pPr>
            <w:r w:rsidRPr="00086AE8">
              <w:rPr>
                <w:lang w:val="en-ID"/>
              </w:rPr>
              <w:t>root_node ← Parse_BPMN_XML(bpmn_model)</w:t>
            </w:r>
          </w:p>
          <w:p w14:paraId="06EF5DD9" w14:textId="77777777" w:rsidR="00421D9C" w:rsidRPr="00086AE8" w:rsidRDefault="00421D9C" w:rsidP="00421D9C">
            <w:pPr>
              <w:numPr>
                <w:ilvl w:val="0"/>
                <w:numId w:val="29"/>
              </w:numPr>
              <w:jc w:val="left"/>
              <w:rPr>
                <w:lang w:val="en-ID"/>
              </w:rPr>
            </w:pPr>
            <w:r w:rsidRPr="00086AE8">
              <w:rPr>
                <w:lang w:val="en-ID"/>
              </w:rPr>
              <w:t>Initialize data_and_artifacts ← []</w:t>
            </w:r>
          </w:p>
          <w:p w14:paraId="27F013E4" w14:textId="77777777" w:rsidR="00421D9C" w:rsidRPr="00086AE8" w:rsidRDefault="00421D9C" w:rsidP="00421D9C">
            <w:pPr>
              <w:numPr>
                <w:ilvl w:val="0"/>
                <w:numId w:val="29"/>
              </w:numPr>
              <w:jc w:val="left"/>
              <w:rPr>
                <w:lang w:val="en-ID"/>
              </w:rPr>
            </w:pPr>
            <w:r w:rsidRPr="00086AE8">
              <w:rPr>
                <w:lang w:val="en-ID"/>
              </w:rPr>
              <w:t>// Extract data objects and references</w:t>
            </w:r>
          </w:p>
          <w:p w14:paraId="4037E54C" w14:textId="77777777" w:rsidR="00421D9C" w:rsidRPr="00086AE8" w:rsidRDefault="00421D9C" w:rsidP="00421D9C">
            <w:pPr>
              <w:numPr>
                <w:ilvl w:val="0"/>
                <w:numId w:val="29"/>
              </w:numPr>
              <w:jc w:val="left"/>
              <w:rPr>
                <w:lang w:val="en-ID"/>
              </w:rPr>
            </w:pPr>
            <w:r w:rsidRPr="00086AE8">
              <w:rPr>
                <w:lang w:val="en-ID"/>
              </w:rPr>
              <w:t>FOR EACH obj IN Find_Data_Objects(root_node):</w:t>
            </w:r>
          </w:p>
          <w:p w14:paraId="3B647BC9" w14:textId="77777777" w:rsidR="00421D9C" w:rsidRPr="00086AE8" w:rsidRDefault="00421D9C" w:rsidP="00421D9C">
            <w:pPr>
              <w:numPr>
                <w:ilvl w:val="0"/>
                <w:numId w:val="29"/>
              </w:numPr>
              <w:jc w:val="left"/>
              <w:rPr>
                <w:lang w:val="en-ID"/>
              </w:rPr>
            </w:pPr>
            <w:r w:rsidRPr="00086AE8">
              <w:rPr>
                <w:lang w:val="en-ID"/>
              </w:rPr>
              <w:t>obj_info ← { "id": obj.id, "name": obj.name, "type": "dataObject", "is_collection": obj.isCollection }</w:t>
            </w:r>
          </w:p>
          <w:p w14:paraId="18EDAC6F" w14:textId="77777777" w:rsidR="00421D9C" w:rsidRPr="00086AE8" w:rsidRDefault="00421D9C" w:rsidP="00421D9C">
            <w:pPr>
              <w:numPr>
                <w:ilvl w:val="0"/>
                <w:numId w:val="29"/>
              </w:numPr>
              <w:jc w:val="left"/>
              <w:rPr>
                <w:lang w:val="en-ID"/>
              </w:rPr>
            </w:pPr>
            <w:r w:rsidRPr="00086AE8">
              <w:rPr>
                <w:lang w:val="en-ID"/>
              </w:rPr>
              <w:t>Append obj_info to data_and_artifacts</w:t>
            </w:r>
          </w:p>
          <w:p w14:paraId="70FCCCB4" w14:textId="77777777" w:rsidR="00421D9C" w:rsidRPr="00086AE8" w:rsidRDefault="00421D9C" w:rsidP="00421D9C">
            <w:pPr>
              <w:numPr>
                <w:ilvl w:val="0"/>
                <w:numId w:val="29"/>
              </w:numPr>
              <w:jc w:val="left"/>
              <w:rPr>
                <w:lang w:val="en-ID"/>
              </w:rPr>
            </w:pPr>
            <w:r w:rsidRPr="00086AE8">
              <w:rPr>
                <w:lang w:val="en-ID"/>
              </w:rPr>
              <w:t>END FOR</w:t>
            </w:r>
          </w:p>
          <w:p w14:paraId="2D45FFF1" w14:textId="77777777" w:rsidR="00421D9C" w:rsidRPr="00086AE8" w:rsidRDefault="00421D9C" w:rsidP="00421D9C">
            <w:pPr>
              <w:numPr>
                <w:ilvl w:val="0"/>
                <w:numId w:val="29"/>
              </w:numPr>
              <w:jc w:val="left"/>
              <w:rPr>
                <w:lang w:val="en-ID"/>
              </w:rPr>
            </w:pPr>
            <w:r w:rsidRPr="00086AE8">
              <w:rPr>
                <w:lang w:val="en-ID"/>
              </w:rPr>
              <w:t>FOR EACH ref IN Find_Data_Object_References(root_node):</w:t>
            </w:r>
          </w:p>
          <w:p w14:paraId="71787F6A" w14:textId="77777777" w:rsidR="00421D9C" w:rsidRPr="00086AE8" w:rsidRDefault="00421D9C" w:rsidP="00421D9C">
            <w:pPr>
              <w:numPr>
                <w:ilvl w:val="0"/>
                <w:numId w:val="29"/>
              </w:numPr>
              <w:jc w:val="left"/>
              <w:rPr>
                <w:lang w:val="en-ID"/>
              </w:rPr>
            </w:pPr>
            <w:r w:rsidRPr="00086AE8">
              <w:rPr>
                <w:lang w:val="en-ID"/>
              </w:rPr>
              <w:t>ref_info ← { "id": ref.id, "name": ref.name, "type": "dataObjectReference", "linked_object": ref.dataObjectRef }</w:t>
            </w:r>
          </w:p>
          <w:p w14:paraId="36BCEE8F" w14:textId="77777777" w:rsidR="00421D9C" w:rsidRPr="00086AE8" w:rsidRDefault="00421D9C" w:rsidP="00421D9C">
            <w:pPr>
              <w:numPr>
                <w:ilvl w:val="0"/>
                <w:numId w:val="29"/>
              </w:numPr>
              <w:jc w:val="left"/>
              <w:rPr>
                <w:lang w:val="en-ID"/>
              </w:rPr>
            </w:pPr>
            <w:r w:rsidRPr="00086AE8">
              <w:rPr>
                <w:lang w:val="en-ID"/>
              </w:rPr>
              <w:t>Append ref_info to data_and_artifacts</w:t>
            </w:r>
          </w:p>
          <w:p w14:paraId="0918B0E7" w14:textId="77777777" w:rsidR="00421D9C" w:rsidRPr="00086AE8" w:rsidRDefault="00421D9C" w:rsidP="00421D9C">
            <w:pPr>
              <w:numPr>
                <w:ilvl w:val="0"/>
                <w:numId w:val="29"/>
              </w:numPr>
              <w:jc w:val="left"/>
              <w:rPr>
                <w:lang w:val="en-ID"/>
              </w:rPr>
            </w:pPr>
            <w:r w:rsidRPr="00086AE8">
              <w:rPr>
                <w:lang w:val="en-ID"/>
              </w:rPr>
              <w:t>END FOR</w:t>
            </w:r>
          </w:p>
          <w:p w14:paraId="1347564D" w14:textId="77777777" w:rsidR="00421D9C" w:rsidRPr="00086AE8" w:rsidRDefault="00421D9C" w:rsidP="00421D9C">
            <w:pPr>
              <w:numPr>
                <w:ilvl w:val="0"/>
                <w:numId w:val="29"/>
              </w:numPr>
              <w:jc w:val="left"/>
              <w:rPr>
                <w:lang w:val="en-ID"/>
              </w:rPr>
            </w:pPr>
            <w:r w:rsidRPr="00086AE8">
              <w:rPr>
                <w:lang w:val="en-ID"/>
              </w:rPr>
              <w:t>// Extract artifacts (annotations, groups, associations)</w:t>
            </w:r>
          </w:p>
          <w:p w14:paraId="32C68D48" w14:textId="77777777" w:rsidR="00421D9C" w:rsidRPr="00086AE8" w:rsidRDefault="00421D9C" w:rsidP="00421D9C">
            <w:pPr>
              <w:numPr>
                <w:ilvl w:val="0"/>
                <w:numId w:val="29"/>
              </w:numPr>
              <w:jc w:val="left"/>
              <w:rPr>
                <w:lang w:val="en-ID"/>
              </w:rPr>
            </w:pPr>
            <w:r w:rsidRPr="00086AE8">
              <w:rPr>
                <w:lang w:val="en-ID"/>
              </w:rPr>
              <w:t>artifact_types ← ['textAnnotation', 'group', 'association']</w:t>
            </w:r>
          </w:p>
          <w:p w14:paraId="0626DDAC" w14:textId="77777777" w:rsidR="00421D9C" w:rsidRPr="00086AE8" w:rsidRDefault="00421D9C" w:rsidP="00421D9C">
            <w:pPr>
              <w:numPr>
                <w:ilvl w:val="0"/>
                <w:numId w:val="29"/>
              </w:numPr>
              <w:jc w:val="left"/>
              <w:rPr>
                <w:lang w:val="en-ID"/>
              </w:rPr>
            </w:pPr>
            <w:r w:rsidRPr="00086AE8">
              <w:rPr>
                <w:lang w:val="en-ID"/>
              </w:rPr>
              <w:t>FOR EACH type_name IN artifact_types:</w:t>
            </w:r>
          </w:p>
          <w:p w14:paraId="1C12D326" w14:textId="77777777" w:rsidR="00421D9C" w:rsidRPr="00086AE8" w:rsidRDefault="00421D9C" w:rsidP="00421D9C">
            <w:pPr>
              <w:numPr>
                <w:ilvl w:val="0"/>
                <w:numId w:val="29"/>
              </w:numPr>
              <w:jc w:val="left"/>
              <w:rPr>
                <w:lang w:val="en-ID"/>
              </w:rPr>
            </w:pPr>
            <w:r w:rsidRPr="00086AE8">
              <w:rPr>
                <w:lang w:val="en-ID"/>
              </w:rPr>
              <w:t>FOR EACH element IN Find_Elements_By_Type(root_node, type_name):</w:t>
            </w:r>
          </w:p>
          <w:p w14:paraId="193B0D1B" w14:textId="77777777" w:rsidR="00421D9C" w:rsidRPr="00086AE8" w:rsidRDefault="00421D9C" w:rsidP="00421D9C">
            <w:pPr>
              <w:numPr>
                <w:ilvl w:val="0"/>
                <w:numId w:val="29"/>
              </w:numPr>
              <w:jc w:val="left"/>
              <w:rPr>
                <w:lang w:val="en-ID"/>
              </w:rPr>
            </w:pPr>
            <w:r w:rsidRPr="00086AE8">
              <w:rPr>
                <w:lang w:val="en-ID"/>
              </w:rPr>
              <w:t>artifact_info ← { "id": element.id, "name": element.name, "type": type_name }</w:t>
            </w:r>
          </w:p>
          <w:p w14:paraId="09729669" w14:textId="77777777" w:rsidR="00421D9C" w:rsidRPr="00086AE8" w:rsidRDefault="00421D9C" w:rsidP="00421D9C">
            <w:pPr>
              <w:numPr>
                <w:ilvl w:val="0"/>
                <w:numId w:val="29"/>
              </w:numPr>
              <w:jc w:val="left"/>
              <w:rPr>
                <w:lang w:val="en-ID"/>
              </w:rPr>
            </w:pPr>
            <w:r w:rsidRPr="00086AE8">
              <w:rPr>
                <w:lang w:val="en-ID"/>
              </w:rPr>
              <w:t>Append artifact_info to data_and_artifacts</w:t>
            </w:r>
          </w:p>
          <w:p w14:paraId="0C00E635" w14:textId="77777777" w:rsidR="00421D9C" w:rsidRPr="00086AE8" w:rsidRDefault="00421D9C" w:rsidP="00421D9C">
            <w:pPr>
              <w:numPr>
                <w:ilvl w:val="0"/>
                <w:numId w:val="29"/>
              </w:numPr>
              <w:jc w:val="left"/>
              <w:rPr>
                <w:lang w:val="en-ID"/>
              </w:rPr>
            </w:pPr>
            <w:r w:rsidRPr="00086AE8">
              <w:rPr>
                <w:lang w:val="en-ID"/>
              </w:rPr>
              <w:lastRenderedPageBreak/>
              <w:t>END FOR</w:t>
            </w:r>
          </w:p>
          <w:p w14:paraId="198C2B3D" w14:textId="77777777" w:rsidR="00421D9C" w:rsidRPr="00086AE8" w:rsidRDefault="00421D9C" w:rsidP="00421D9C">
            <w:pPr>
              <w:numPr>
                <w:ilvl w:val="0"/>
                <w:numId w:val="29"/>
              </w:numPr>
              <w:jc w:val="left"/>
              <w:rPr>
                <w:lang w:val="en-ID"/>
              </w:rPr>
            </w:pPr>
            <w:r w:rsidRPr="00086AE8">
              <w:rPr>
                <w:lang w:val="en-ID"/>
              </w:rPr>
              <w:t>END FOR</w:t>
            </w:r>
          </w:p>
          <w:p w14:paraId="31638E8A" w14:textId="77777777" w:rsidR="00421D9C" w:rsidRPr="00086AE8" w:rsidRDefault="00421D9C" w:rsidP="00421D9C">
            <w:pPr>
              <w:numPr>
                <w:ilvl w:val="0"/>
                <w:numId w:val="29"/>
              </w:numPr>
              <w:jc w:val="left"/>
              <w:rPr>
                <w:lang w:val="en-ID"/>
              </w:rPr>
            </w:pPr>
            <w:r w:rsidRPr="00086AE8">
              <w:rPr>
                <w:lang w:val="en-ID"/>
              </w:rPr>
              <w:t>RETURN data_and_artifacts</w:t>
            </w:r>
          </w:p>
          <w:p w14:paraId="536013A2" w14:textId="77777777" w:rsidR="00421D9C" w:rsidRPr="00086AE8" w:rsidRDefault="00421D9C" w:rsidP="008F64FC">
            <w:pPr>
              <w:ind w:firstLine="0"/>
              <w:jc w:val="left"/>
              <w:rPr>
                <w:lang w:val="en-ID"/>
              </w:rPr>
            </w:pPr>
          </w:p>
        </w:tc>
      </w:tr>
    </w:tbl>
    <w:p w14:paraId="0DF5B24D" w14:textId="4E8A3F1B" w:rsidR="000206B1" w:rsidRPr="00086AE8" w:rsidRDefault="009249E9" w:rsidP="002A7B43">
      <w:pPr>
        <w:spacing w:line="276" w:lineRule="auto"/>
        <w:ind w:firstLine="0"/>
        <w:rPr>
          <w:rFonts w:cs="Times New Roman"/>
        </w:rPr>
      </w:pPr>
      <w:r w:rsidRPr="00086AE8">
        <w:rPr>
          <w:rFonts w:cs="Times New Roman"/>
        </w:rPr>
        <w:lastRenderedPageBreak/>
        <w:t xml:space="preserve">Pada </w:t>
      </w:r>
      <w:proofErr w:type="spellStart"/>
      <w:r w:rsidRPr="00086AE8">
        <w:rPr>
          <w:rFonts w:cs="Times New Roman"/>
        </w:rPr>
        <w:t>tahap</w:t>
      </w:r>
      <w:proofErr w:type="spellEnd"/>
      <w:r w:rsidRPr="00086AE8">
        <w:rPr>
          <w:rFonts w:cs="Times New Roman"/>
        </w:rPr>
        <w:t xml:space="preserve"> </w:t>
      </w:r>
      <w:proofErr w:type="spellStart"/>
      <w:r w:rsidRPr="00086AE8">
        <w:rPr>
          <w:rFonts w:cs="Times New Roman"/>
        </w:rPr>
        <w:t>kedua</w:t>
      </w:r>
      <w:proofErr w:type="spellEnd"/>
      <w:r w:rsidRPr="00086AE8">
        <w:rPr>
          <w:rFonts w:cs="Times New Roman"/>
        </w:rPr>
        <w:t xml:space="preserve">, IR1 </w:t>
      </w:r>
      <w:proofErr w:type="spellStart"/>
      <w:r w:rsidRPr="00086AE8">
        <w:rPr>
          <w:rFonts w:cs="Times New Roman"/>
        </w:rPr>
        <w:t>sebagai</w:t>
      </w:r>
      <w:proofErr w:type="spellEnd"/>
      <w:r w:rsidRPr="00086AE8">
        <w:rPr>
          <w:rFonts w:cs="Times New Roman"/>
        </w:rPr>
        <w:t xml:space="preserve"> representasi BPMN ringkas ditransformasikan lebih spesifik ke representasi</w:t>
      </w:r>
      <w:r w:rsidR="000206B1" w:rsidRPr="00086AE8">
        <w:rPr>
          <w:rFonts w:cs="Times New Roman"/>
        </w:rPr>
        <w:t xml:space="preserve"> aplikasi</w:t>
      </w:r>
      <w:r w:rsidRPr="00086AE8">
        <w:rPr>
          <w:rFonts w:cs="Times New Roman"/>
        </w:rPr>
        <w:t xml:space="preserve"> </w:t>
      </w:r>
      <w:r w:rsidR="000206B1" w:rsidRPr="00086AE8">
        <w:rPr>
          <w:rFonts w:cs="Times New Roman"/>
        </w:rPr>
        <w:t>React.js yang lebih kontekstual</w:t>
      </w:r>
      <w:r w:rsidR="002D7775" w:rsidRPr="00086AE8">
        <w:rPr>
          <w:rFonts w:cs="Times New Roman"/>
        </w:rPr>
        <w:t xml:space="preserve"> dalam bentuk IR2</w:t>
      </w:r>
      <w:r w:rsidR="000206B1" w:rsidRPr="00086AE8">
        <w:rPr>
          <w:rFonts w:cs="Times New Roman"/>
        </w:rPr>
        <w:t>. Keterangan transformasi elemen BPMN ke React.js dijabarkan pada tabel 3.1 berikut :</w:t>
      </w:r>
      <w:r w:rsidR="000206B1" w:rsidRPr="00086AE8">
        <w:rPr>
          <w:rFonts w:cs="Times New Roman"/>
        </w:rPr>
        <w:br/>
      </w:r>
    </w:p>
    <w:p w14:paraId="5F9E364B" w14:textId="7BA17901" w:rsidR="00CF591F" w:rsidRPr="00CF591F" w:rsidRDefault="00CF591F" w:rsidP="00CF591F">
      <w:pPr>
        <w:pStyle w:val="Caption"/>
        <w:keepNext/>
        <w:jc w:val="center"/>
        <w:rPr>
          <w:i w:val="0"/>
          <w:iCs w:val="0"/>
          <w:color w:val="auto"/>
          <w:sz w:val="24"/>
          <w:szCs w:val="24"/>
        </w:rPr>
      </w:pPr>
      <w:bookmarkStart w:id="38" w:name="_Toc221700644"/>
      <w:r w:rsidRPr="00CF591F">
        <w:rPr>
          <w:i w:val="0"/>
          <w:iCs w:val="0"/>
          <w:color w:val="auto"/>
          <w:sz w:val="24"/>
          <w:szCs w:val="24"/>
        </w:rPr>
        <w:t xml:space="preserve">Tabel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Tabel \* ARABIC \s 1 </w:instrText>
      </w:r>
      <w:r>
        <w:rPr>
          <w:i w:val="0"/>
          <w:iCs w:val="0"/>
          <w:color w:val="auto"/>
          <w:sz w:val="24"/>
          <w:szCs w:val="24"/>
        </w:rPr>
        <w:fldChar w:fldCharType="separate"/>
      </w:r>
      <w:r>
        <w:rPr>
          <w:i w:val="0"/>
          <w:iCs w:val="0"/>
          <w:noProof/>
          <w:color w:val="auto"/>
          <w:sz w:val="24"/>
          <w:szCs w:val="24"/>
        </w:rPr>
        <w:t>1</w:t>
      </w:r>
      <w:r>
        <w:rPr>
          <w:i w:val="0"/>
          <w:iCs w:val="0"/>
          <w:color w:val="auto"/>
          <w:sz w:val="24"/>
          <w:szCs w:val="24"/>
        </w:rPr>
        <w:fldChar w:fldCharType="end"/>
      </w:r>
      <w:r w:rsidRPr="00CF591F">
        <w:rPr>
          <w:i w:val="0"/>
          <w:iCs w:val="0"/>
          <w:color w:val="auto"/>
          <w:sz w:val="24"/>
          <w:szCs w:val="24"/>
        </w:rPr>
        <w:t xml:space="preserve"> </w:t>
      </w:r>
      <w:proofErr w:type="spellStart"/>
      <w:r w:rsidRPr="00CF591F">
        <w:rPr>
          <w:i w:val="0"/>
          <w:iCs w:val="0"/>
          <w:color w:val="auto"/>
          <w:sz w:val="24"/>
          <w:szCs w:val="24"/>
        </w:rPr>
        <w:t>Representasi</w:t>
      </w:r>
      <w:proofErr w:type="spellEnd"/>
      <w:r w:rsidRPr="00CF591F">
        <w:rPr>
          <w:i w:val="0"/>
          <w:iCs w:val="0"/>
          <w:color w:val="auto"/>
          <w:sz w:val="24"/>
          <w:szCs w:val="24"/>
        </w:rPr>
        <w:t xml:space="preserve"> </w:t>
      </w:r>
      <w:proofErr w:type="spellStart"/>
      <w:r w:rsidRPr="00CF591F">
        <w:rPr>
          <w:i w:val="0"/>
          <w:iCs w:val="0"/>
          <w:color w:val="auto"/>
          <w:sz w:val="24"/>
          <w:szCs w:val="24"/>
        </w:rPr>
        <w:t>Elemen</w:t>
      </w:r>
      <w:proofErr w:type="spellEnd"/>
      <w:r w:rsidRPr="00CF591F">
        <w:rPr>
          <w:i w:val="0"/>
          <w:iCs w:val="0"/>
          <w:color w:val="auto"/>
          <w:sz w:val="24"/>
          <w:szCs w:val="24"/>
        </w:rPr>
        <w:t xml:space="preserve"> BPMN dalam React.js</w:t>
      </w:r>
      <w:bookmarkEnd w:id="38"/>
    </w:p>
    <w:tbl>
      <w:tblPr>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72"/>
        <w:gridCol w:w="6092"/>
      </w:tblGrid>
      <w:tr w:rsidR="00086AE8" w:rsidRPr="00086AE8" w14:paraId="158658F7" w14:textId="77777777" w:rsidTr="002D7775">
        <w:trPr>
          <w:trHeight w:val="315"/>
        </w:trPr>
        <w:tc>
          <w:tcPr>
            <w:tcW w:w="2972" w:type="dxa"/>
            <w:tcMar>
              <w:top w:w="30" w:type="dxa"/>
              <w:left w:w="45" w:type="dxa"/>
              <w:bottom w:w="30" w:type="dxa"/>
              <w:right w:w="45" w:type="dxa"/>
            </w:tcMar>
            <w:vAlign w:val="bottom"/>
            <w:hideMark/>
          </w:tcPr>
          <w:p w14:paraId="2AB07233" w14:textId="77777777" w:rsidR="000206B1" w:rsidRPr="00086AE8" w:rsidRDefault="000206B1" w:rsidP="000206B1">
            <w:pPr>
              <w:ind w:firstLine="0"/>
              <w:jc w:val="center"/>
              <w:rPr>
                <w:rFonts w:cs="Times New Roman"/>
                <w:b/>
                <w:bCs/>
                <w:lang w:val="en-ID"/>
              </w:rPr>
            </w:pPr>
            <w:proofErr w:type="spellStart"/>
            <w:r w:rsidRPr="00086AE8">
              <w:rPr>
                <w:rFonts w:cs="Times New Roman"/>
                <w:b/>
                <w:bCs/>
                <w:lang w:val="en-ID"/>
              </w:rPr>
              <w:t>Elemen</w:t>
            </w:r>
            <w:proofErr w:type="spellEnd"/>
            <w:r w:rsidRPr="00086AE8">
              <w:rPr>
                <w:rFonts w:cs="Times New Roman"/>
                <w:b/>
                <w:bCs/>
                <w:lang w:val="en-ID"/>
              </w:rPr>
              <w:t xml:space="preserve"> BPMN</w:t>
            </w:r>
          </w:p>
        </w:tc>
        <w:tc>
          <w:tcPr>
            <w:tcW w:w="6092" w:type="dxa"/>
            <w:tcMar>
              <w:top w:w="30" w:type="dxa"/>
              <w:left w:w="0" w:type="dxa"/>
              <w:bottom w:w="30" w:type="dxa"/>
              <w:right w:w="0" w:type="dxa"/>
            </w:tcMar>
            <w:vAlign w:val="bottom"/>
            <w:hideMark/>
          </w:tcPr>
          <w:p w14:paraId="4E19E0B9" w14:textId="77777777" w:rsidR="000206B1" w:rsidRPr="00086AE8" w:rsidRDefault="000206B1" w:rsidP="000206B1">
            <w:pPr>
              <w:ind w:firstLine="0"/>
              <w:jc w:val="center"/>
              <w:rPr>
                <w:rFonts w:cs="Times New Roman"/>
                <w:b/>
                <w:bCs/>
                <w:lang w:val="en-ID"/>
              </w:rPr>
            </w:pPr>
            <w:r w:rsidRPr="00086AE8">
              <w:rPr>
                <w:rFonts w:cs="Times New Roman"/>
                <w:b/>
                <w:bCs/>
                <w:lang w:val="en-ID"/>
              </w:rPr>
              <w:t>Hasil Transformasi di React.js</w:t>
            </w:r>
          </w:p>
        </w:tc>
      </w:tr>
      <w:tr w:rsidR="00086AE8" w:rsidRPr="00086AE8" w14:paraId="64C9F73A" w14:textId="77777777" w:rsidTr="002D7775">
        <w:trPr>
          <w:trHeight w:val="315"/>
        </w:trPr>
        <w:tc>
          <w:tcPr>
            <w:tcW w:w="2972" w:type="dxa"/>
            <w:tcMar>
              <w:top w:w="30" w:type="dxa"/>
              <w:left w:w="45" w:type="dxa"/>
              <w:bottom w:w="30" w:type="dxa"/>
              <w:right w:w="45" w:type="dxa"/>
            </w:tcMar>
            <w:vAlign w:val="bottom"/>
            <w:hideMark/>
          </w:tcPr>
          <w:p w14:paraId="5E0FA850" w14:textId="578D8A1C" w:rsidR="000206B1" w:rsidRPr="00086AE8" w:rsidRDefault="000206B1" w:rsidP="002D7775">
            <w:pPr>
              <w:ind w:firstLine="0"/>
              <w:jc w:val="center"/>
              <w:rPr>
                <w:rFonts w:cs="Times New Roman"/>
                <w:lang w:val="en-ID"/>
              </w:rPr>
            </w:pPr>
            <w:r w:rsidRPr="00086AE8">
              <w:rPr>
                <w:rFonts w:cs="Times New Roman"/>
                <w:lang w:val="en-ID"/>
              </w:rPr>
              <w:t>Process</w:t>
            </w:r>
          </w:p>
        </w:tc>
        <w:tc>
          <w:tcPr>
            <w:tcW w:w="6092" w:type="dxa"/>
            <w:tcMar>
              <w:top w:w="30" w:type="dxa"/>
              <w:left w:w="0" w:type="dxa"/>
              <w:bottom w:w="30" w:type="dxa"/>
              <w:right w:w="0" w:type="dxa"/>
            </w:tcMar>
            <w:vAlign w:val="bottom"/>
            <w:hideMark/>
          </w:tcPr>
          <w:p w14:paraId="19B8E1D4" w14:textId="46C290D7" w:rsidR="000206B1" w:rsidRPr="00086AE8" w:rsidRDefault="002D7775" w:rsidP="00140C64">
            <w:pPr>
              <w:ind w:firstLine="0"/>
              <w:jc w:val="center"/>
              <w:rPr>
                <w:rFonts w:cs="Times New Roman"/>
                <w:lang w:val="en-ID"/>
              </w:rPr>
            </w:pPr>
            <w:r w:rsidRPr="00086AE8">
              <w:rPr>
                <w:rFonts w:cs="Times New Roman"/>
                <w:lang w:val="en-ID"/>
              </w:rPr>
              <w:t xml:space="preserve">Nama </w:t>
            </w:r>
            <w:r w:rsidR="000206B1" w:rsidRPr="00086AE8">
              <w:rPr>
                <w:rFonts w:cs="Times New Roman"/>
                <w:lang w:val="en-ID"/>
              </w:rPr>
              <w:t>proyek aplikasi React.js</w:t>
            </w:r>
          </w:p>
        </w:tc>
      </w:tr>
      <w:tr w:rsidR="00086AE8" w:rsidRPr="00086AE8" w14:paraId="6CC7DF1B" w14:textId="77777777" w:rsidTr="002D7775">
        <w:trPr>
          <w:trHeight w:val="315"/>
        </w:trPr>
        <w:tc>
          <w:tcPr>
            <w:tcW w:w="2972" w:type="dxa"/>
            <w:tcMar>
              <w:top w:w="30" w:type="dxa"/>
              <w:left w:w="45" w:type="dxa"/>
              <w:bottom w:w="30" w:type="dxa"/>
              <w:right w:w="45" w:type="dxa"/>
            </w:tcMar>
            <w:vAlign w:val="bottom"/>
            <w:hideMark/>
          </w:tcPr>
          <w:p w14:paraId="331E47B5" w14:textId="77777777" w:rsidR="000206B1" w:rsidRPr="00086AE8" w:rsidRDefault="000206B1" w:rsidP="002D7775">
            <w:pPr>
              <w:ind w:firstLine="0"/>
              <w:jc w:val="center"/>
              <w:rPr>
                <w:rFonts w:cs="Times New Roman"/>
                <w:lang w:val="en-ID"/>
              </w:rPr>
            </w:pPr>
            <w:r w:rsidRPr="00086AE8">
              <w:rPr>
                <w:rFonts w:cs="Times New Roman"/>
                <w:lang w:val="en-ID"/>
              </w:rPr>
              <w:t>Collaboration / Pools</w:t>
            </w:r>
          </w:p>
        </w:tc>
        <w:tc>
          <w:tcPr>
            <w:tcW w:w="6092" w:type="dxa"/>
            <w:tcMar>
              <w:top w:w="30" w:type="dxa"/>
              <w:left w:w="0" w:type="dxa"/>
              <w:bottom w:w="30" w:type="dxa"/>
              <w:right w:w="0" w:type="dxa"/>
            </w:tcMar>
            <w:vAlign w:val="bottom"/>
            <w:hideMark/>
          </w:tcPr>
          <w:p w14:paraId="2BB1CA37" w14:textId="2D6B5F59" w:rsidR="000206B1" w:rsidRPr="00086AE8" w:rsidRDefault="002D7775" w:rsidP="00140C64">
            <w:pPr>
              <w:ind w:firstLine="0"/>
              <w:jc w:val="center"/>
              <w:rPr>
                <w:rFonts w:cs="Times New Roman"/>
                <w:lang w:val="en-ID"/>
              </w:rPr>
            </w:pPr>
            <w:r w:rsidRPr="00086AE8">
              <w:rPr>
                <w:rFonts w:cs="Times New Roman"/>
                <w:lang w:val="en-ID"/>
              </w:rPr>
              <w:t>Modul – modul terpisah</w:t>
            </w:r>
          </w:p>
        </w:tc>
      </w:tr>
      <w:tr w:rsidR="00086AE8" w:rsidRPr="00086AE8" w14:paraId="69B9096E" w14:textId="77777777" w:rsidTr="002D7775">
        <w:trPr>
          <w:trHeight w:val="315"/>
        </w:trPr>
        <w:tc>
          <w:tcPr>
            <w:tcW w:w="2972" w:type="dxa"/>
            <w:tcMar>
              <w:top w:w="30" w:type="dxa"/>
              <w:left w:w="45" w:type="dxa"/>
              <w:bottom w:w="30" w:type="dxa"/>
              <w:right w:w="45" w:type="dxa"/>
            </w:tcMar>
            <w:vAlign w:val="bottom"/>
            <w:hideMark/>
          </w:tcPr>
          <w:p w14:paraId="4AC6FADB" w14:textId="0B359534" w:rsidR="000206B1" w:rsidRPr="00086AE8" w:rsidRDefault="000206B1" w:rsidP="002D7775">
            <w:pPr>
              <w:ind w:firstLine="0"/>
              <w:jc w:val="center"/>
              <w:rPr>
                <w:rFonts w:cs="Times New Roman"/>
                <w:lang w:val="en-ID"/>
              </w:rPr>
            </w:pPr>
            <w:r w:rsidRPr="00086AE8">
              <w:rPr>
                <w:rFonts w:cs="Times New Roman"/>
                <w:lang w:val="en-ID"/>
              </w:rPr>
              <w:t>Lanes</w:t>
            </w:r>
          </w:p>
        </w:tc>
        <w:tc>
          <w:tcPr>
            <w:tcW w:w="6092" w:type="dxa"/>
            <w:tcMar>
              <w:top w:w="30" w:type="dxa"/>
              <w:left w:w="0" w:type="dxa"/>
              <w:bottom w:w="30" w:type="dxa"/>
              <w:right w:w="0" w:type="dxa"/>
            </w:tcMar>
            <w:vAlign w:val="bottom"/>
            <w:hideMark/>
          </w:tcPr>
          <w:p w14:paraId="4E927AB3" w14:textId="21A9A464" w:rsidR="000206B1" w:rsidRPr="00086AE8" w:rsidRDefault="002D7775" w:rsidP="00140C64">
            <w:pPr>
              <w:ind w:firstLine="0"/>
              <w:jc w:val="center"/>
              <w:rPr>
                <w:rFonts w:cs="Times New Roman"/>
                <w:lang w:val="en-ID"/>
              </w:rPr>
            </w:pPr>
            <w:r w:rsidRPr="00086AE8">
              <w:rPr>
                <w:rFonts w:cs="Times New Roman"/>
                <w:lang w:val="en-ID"/>
              </w:rPr>
              <w:t>Submodul dan Role based route</w:t>
            </w:r>
          </w:p>
        </w:tc>
      </w:tr>
      <w:tr w:rsidR="00086AE8" w:rsidRPr="00086AE8" w14:paraId="60BA230E" w14:textId="77777777" w:rsidTr="002D7775">
        <w:trPr>
          <w:trHeight w:val="315"/>
        </w:trPr>
        <w:tc>
          <w:tcPr>
            <w:tcW w:w="2972" w:type="dxa"/>
            <w:tcMar>
              <w:top w:w="30" w:type="dxa"/>
              <w:left w:w="45" w:type="dxa"/>
              <w:bottom w:w="30" w:type="dxa"/>
              <w:right w:w="45" w:type="dxa"/>
            </w:tcMar>
            <w:vAlign w:val="bottom"/>
            <w:hideMark/>
          </w:tcPr>
          <w:p w14:paraId="7AABB120" w14:textId="77777777" w:rsidR="000206B1" w:rsidRPr="00086AE8" w:rsidRDefault="000206B1" w:rsidP="002D7775">
            <w:pPr>
              <w:ind w:firstLine="0"/>
              <w:jc w:val="center"/>
              <w:rPr>
                <w:rFonts w:cs="Times New Roman"/>
                <w:lang w:val="en-ID"/>
              </w:rPr>
            </w:pPr>
            <w:r w:rsidRPr="00086AE8">
              <w:rPr>
                <w:rFonts w:cs="Times New Roman"/>
                <w:lang w:val="en-ID"/>
              </w:rPr>
              <w:t>UserTask</w:t>
            </w:r>
          </w:p>
        </w:tc>
        <w:tc>
          <w:tcPr>
            <w:tcW w:w="6092" w:type="dxa"/>
            <w:tcMar>
              <w:top w:w="30" w:type="dxa"/>
              <w:left w:w="0" w:type="dxa"/>
              <w:bottom w:w="30" w:type="dxa"/>
              <w:right w:w="0" w:type="dxa"/>
            </w:tcMar>
            <w:vAlign w:val="bottom"/>
            <w:hideMark/>
          </w:tcPr>
          <w:p w14:paraId="27B7159B" w14:textId="04144229" w:rsidR="000206B1" w:rsidRPr="00086AE8" w:rsidRDefault="000206B1" w:rsidP="00140C64">
            <w:pPr>
              <w:ind w:firstLine="0"/>
              <w:jc w:val="center"/>
              <w:rPr>
                <w:rFonts w:cs="Times New Roman"/>
                <w:lang w:val="en-ID"/>
              </w:rPr>
            </w:pPr>
            <w:r w:rsidRPr="00086AE8">
              <w:rPr>
                <w:rFonts w:cs="Times New Roman"/>
                <w:lang w:val="en-ID"/>
              </w:rPr>
              <w:t>Halaman React dengan uiType: "form"</w:t>
            </w:r>
          </w:p>
        </w:tc>
      </w:tr>
      <w:tr w:rsidR="00086AE8" w:rsidRPr="00086AE8" w14:paraId="3D03F014" w14:textId="77777777" w:rsidTr="002D7775">
        <w:trPr>
          <w:trHeight w:val="315"/>
        </w:trPr>
        <w:tc>
          <w:tcPr>
            <w:tcW w:w="2972" w:type="dxa"/>
            <w:tcMar>
              <w:top w:w="30" w:type="dxa"/>
              <w:left w:w="45" w:type="dxa"/>
              <w:bottom w:w="30" w:type="dxa"/>
              <w:right w:w="45" w:type="dxa"/>
            </w:tcMar>
            <w:vAlign w:val="bottom"/>
            <w:hideMark/>
          </w:tcPr>
          <w:p w14:paraId="5FDFC57F" w14:textId="77777777" w:rsidR="000206B1" w:rsidRPr="00086AE8" w:rsidRDefault="000206B1" w:rsidP="002D7775">
            <w:pPr>
              <w:ind w:firstLine="0"/>
              <w:jc w:val="center"/>
              <w:rPr>
                <w:rFonts w:cs="Times New Roman"/>
                <w:lang w:val="en-ID"/>
              </w:rPr>
            </w:pPr>
            <w:proofErr w:type="spellStart"/>
            <w:r w:rsidRPr="00086AE8">
              <w:rPr>
                <w:rFonts w:cs="Times New Roman"/>
                <w:lang w:val="en-ID"/>
              </w:rPr>
              <w:t>ServiceTask</w:t>
            </w:r>
            <w:proofErr w:type="spellEnd"/>
            <w:r w:rsidRPr="00086AE8">
              <w:rPr>
                <w:rFonts w:cs="Times New Roman"/>
                <w:lang w:val="en-ID"/>
              </w:rPr>
              <w:t xml:space="preserve"> / </w:t>
            </w:r>
            <w:proofErr w:type="spellStart"/>
            <w:r w:rsidRPr="00086AE8">
              <w:rPr>
                <w:rFonts w:cs="Times New Roman"/>
                <w:lang w:val="en-ID"/>
              </w:rPr>
              <w:t>ScriptTask</w:t>
            </w:r>
            <w:proofErr w:type="spellEnd"/>
          </w:p>
        </w:tc>
        <w:tc>
          <w:tcPr>
            <w:tcW w:w="6092" w:type="dxa"/>
            <w:tcMar>
              <w:top w:w="30" w:type="dxa"/>
              <w:left w:w="0" w:type="dxa"/>
              <w:bottom w:w="30" w:type="dxa"/>
              <w:right w:w="0" w:type="dxa"/>
            </w:tcMar>
            <w:vAlign w:val="bottom"/>
            <w:hideMark/>
          </w:tcPr>
          <w:p w14:paraId="26A88B2E" w14:textId="2271C606" w:rsidR="000206B1" w:rsidRPr="00086AE8" w:rsidRDefault="000206B1" w:rsidP="00140C64">
            <w:pPr>
              <w:ind w:firstLine="0"/>
              <w:jc w:val="center"/>
              <w:rPr>
                <w:rFonts w:cs="Times New Roman"/>
                <w:lang w:val="en-ID"/>
              </w:rPr>
            </w:pPr>
            <w:r w:rsidRPr="00086AE8">
              <w:rPr>
                <w:rFonts w:cs="Times New Roman"/>
                <w:lang w:val="en-ID"/>
              </w:rPr>
              <w:t>Halaman dengan uiType: "confirmation" atau "standard"</w:t>
            </w:r>
          </w:p>
        </w:tc>
      </w:tr>
      <w:tr w:rsidR="00086AE8" w:rsidRPr="00086AE8" w14:paraId="267BA068" w14:textId="77777777" w:rsidTr="002D7775">
        <w:trPr>
          <w:trHeight w:val="315"/>
        </w:trPr>
        <w:tc>
          <w:tcPr>
            <w:tcW w:w="2972" w:type="dxa"/>
            <w:tcMar>
              <w:top w:w="30" w:type="dxa"/>
              <w:left w:w="45" w:type="dxa"/>
              <w:bottom w:w="30" w:type="dxa"/>
              <w:right w:w="45" w:type="dxa"/>
            </w:tcMar>
            <w:vAlign w:val="bottom"/>
            <w:hideMark/>
          </w:tcPr>
          <w:p w14:paraId="5B1DF459" w14:textId="77777777" w:rsidR="000206B1" w:rsidRPr="00086AE8" w:rsidRDefault="000206B1" w:rsidP="002D7775">
            <w:pPr>
              <w:ind w:firstLine="0"/>
              <w:jc w:val="center"/>
              <w:rPr>
                <w:rFonts w:cs="Times New Roman"/>
                <w:lang w:val="en-ID"/>
              </w:rPr>
            </w:pPr>
            <w:proofErr w:type="spellStart"/>
            <w:r w:rsidRPr="00086AE8">
              <w:rPr>
                <w:rFonts w:cs="Times New Roman"/>
                <w:lang w:val="en-ID"/>
              </w:rPr>
              <w:t>SendTask</w:t>
            </w:r>
            <w:proofErr w:type="spellEnd"/>
            <w:r w:rsidRPr="00086AE8">
              <w:rPr>
                <w:rFonts w:cs="Times New Roman"/>
                <w:lang w:val="en-ID"/>
              </w:rPr>
              <w:t xml:space="preserve"> / </w:t>
            </w:r>
            <w:proofErr w:type="spellStart"/>
            <w:r w:rsidRPr="00086AE8">
              <w:rPr>
                <w:rFonts w:cs="Times New Roman"/>
                <w:lang w:val="en-ID"/>
              </w:rPr>
              <w:t>ReceiveTask</w:t>
            </w:r>
            <w:proofErr w:type="spellEnd"/>
          </w:p>
        </w:tc>
        <w:tc>
          <w:tcPr>
            <w:tcW w:w="6092" w:type="dxa"/>
            <w:tcMar>
              <w:top w:w="30" w:type="dxa"/>
              <w:left w:w="0" w:type="dxa"/>
              <w:bottom w:w="30" w:type="dxa"/>
              <w:right w:w="0" w:type="dxa"/>
            </w:tcMar>
            <w:vAlign w:val="bottom"/>
            <w:hideMark/>
          </w:tcPr>
          <w:p w14:paraId="2733E64E" w14:textId="3B1509C3" w:rsidR="000206B1" w:rsidRPr="00086AE8" w:rsidRDefault="000206B1" w:rsidP="00140C64">
            <w:pPr>
              <w:ind w:firstLine="0"/>
              <w:jc w:val="center"/>
              <w:rPr>
                <w:rFonts w:cs="Times New Roman"/>
                <w:lang w:val="en-ID"/>
              </w:rPr>
            </w:pPr>
            <w:r w:rsidRPr="00086AE8">
              <w:rPr>
                <w:rFonts w:cs="Times New Roman"/>
                <w:lang w:val="en-ID"/>
              </w:rPr>
              <w:t>Halaman confirmation atau display</w:t>
            </w:r>
          </w:p>
        </w:tc>
      </w:tr>
      <w:tr w:rsidR="00086AE8" w:rsidRPr="00086AE8" w14:paraId="0791DCA3" w14:textId="77777777" w:rsidTr="002D7775">
        <w:trPr>
          <w:trHeight w:val="315"/>
        </w:trPr>
        <w:tc>
          <w:tcPr>
            <w:tcW w:w="2972" w:type="dxa"/>
            <w:tcMar>
              <w:top w:w="30" w:type="dxa"/>
              <w:left w:w="45" w:type="dxa"/>
              <w:bottom w:w="30" w:type="dxa"/>
              <w:right w:w="45" w:type="dxa"/>
            </w:tcMar>
            <w:vAlign w:val="bottom"/>
            <w:hideMark/>
          </w:tcPr>
          <w:p w14:paraId="6FC58F2B" w14:textId="77777777" w:rsidR="000206B1" w:rsidRPr="00086AE8" w:rsidRDefault="000206B1" w:rsidP="002D7775">
            <w:pPr>
              <w:ind w:firstLine="0"/>
              <w:jc w:val="center"/>
              <w:rPr>
                <w:rFonts w:cs="Times New Roman"/>
                <w:lang w:val="en-ID"/>
              </w:rPr>
            </w:pPr>
            <w:proofErr w:type="spellStart"/>
            <w:r w:rsidRPr="00086AE8">
              <w:rPr>
                <w:rFonts w:cs="Times New Roman"/>
                <w:lang w:val="en-ID"/>
              </w:rPr>
              <w:t>StartEvent</w:t>
            </w:r>
            <w:proofErr w:type="spellEnd"/>
          </w:p>
        </w:tc>
        <w:tc>
          <w:tcPr>
            <w:tcW w:w="6092" w:type="dxa"/>
            <w:tcMar>
              <w:top w:w="30" w:type="dxa"/>
              <w:left w:w="0" w:type="dxa"/>
              <w:bottom w:w="30" w:type="dxa"/>
              <w:right w:w="0" w:type="dxa"/>
            </w:tcMar>
            <w:vAlign w:val="bottom"/>
            <w:hideMark/>
          </w:tcPr>
          <w:p w14:paraId="09125937" w14:textId="57229AF7" w:rsidR="000206B1" w:rsidRPr="00086AE8" w:rsidRDefault="000206B1" w:rsidP="00140C64">
            <w:pPr>
              <w:ind w:firstLine="0"/>
              <w:jc w:val="center"/>
              <w:rPr>
                <w:rFonts w:cs="Times New Roman"/>
                <w:lang w:val="en-ID"/>
              </w:rPr>
            </w:pPr>
            <w:r w:rsidRPr="00086AE8">
              <w:rPr>
                <w:rFonts w:cs="Times New Roman"/>
                <w:lang w:val="en-ID"/>
              </w:rPr>
              <w:t>Halaman pertama (route "/")</w:t>
            </w:r>
          </w:p>
        </w:tc>
      </w:tr>
      <w:tr w:rsidR="00086AE8" w:rsidRPr="00086AE8" w14:paraId="1A25AEF2" w14:textId="77777777" w:rsidTr="002D7775">
        <w:trPr>
          <w:trHeight w:val="315"/>
        </w:trPr>
        <w:tc>
          <w:tcPr>
            <w:tcW w:w="2972" w:type="dxa"/>
            <w:tcMar>
              <w:top w:w="30" w:type="dxa"/>
              <w:left w:w="45" w:type="dxa"/>
              <w:bottom w:w="30" w:type="dxa"/>
              <w:right w:w="45" w:type="dxa"/>
            </w:tcMar>
            <w:vAlign w:val="bottom"/>
            <w:hideMark/>
          </w:tcPr>
          <w:p w14:paraId="01CA1277" w14:textId="77777777" w:rsidR="000206B1" w:rsidRPr="00086AE8" w:rsidRDefault="000206B1" w:rsidP="002D7775">
            <w:pPr>
              <w:ind w:firstLine="0"/>
              <w:jc w:val="center"/>
              <w:rPr>
                <w:rFonts w:cs="Times New Roman"/>
                <w:lang w:val="en-ID"/>
              </w:rPr>
            </w:pPr>
            <w:proofErr w:type="spellStart"/>
            <w:r w:rsidRPr="00086AE8">
              <w:rPr>
                <w:rFonts w:cs="Times New Roman"/>
                <w:lang w:val="en-ID"/>
              </w:rPr>
              <w:t>EndEvent</w:t>
            </w:r>
            <w:proofErr w:type="spellEnd"/>
          </w:p>
        </w:tc>
        <w:tc>
          <w:tcPr>
            <w:tcW w:w="6092" w:type="dxa"/>
            <w:tcMar>
              <w:top w:w="30" w:type="dxa"/>
              <w:left w:w="0" w:type="dxa"/>
              <w:bottom w:w="30" w:type="dxa"/>
              <w:right w:w="0" w:type="dxa"/>
            </w:tcMar>
            <w:vAlign w:val="bottom"/>
            <w:hideMark/>
          </w:tcPr>
          <w:p w14:paraId="40331584" w14:textId="431275DC" w:rsidR="000206B1" w:rsidRPr="00086AE8" w:rsidRDefault="000206B1" w:rsidP="00140C64">
            <w:pPr>
              <w:ind w:firstLine="0"/>
              <w:jc w:val="center"/>
              <w:rPr>
                <w:rFonts w:cs="Times New Roman"/>
                <w:lang w:val="en-ID"/>
              </w:rPr>
            </w:pPr>
            <w:r w:rsidRPr="00086AE8">
              <w:rPr>
                <w:rFonts w:cs="Times New Roman"/>
                <w:lang w:val="en-ID"/>
              </w:rPr>
              <w:t>Halaman akhir proses</w:t>
            </w:r>
          </w:p>
        </w:tc>
      </w:tr>
      <w:tr w:rsidR="00086AE8" w:rsidRPr="00086AE8" w14:paraId="52C739FF" w14:textId="77777777" w:rsidTr="002D7775">
        <w:trPr>
          <w:trHeight w:val="315"/>
        </w:trPr>
        <w:tc>
          <w:tcPr>
            <w:tcW w:w="2972" w:type="dxa"/>
            <w:tcMar>
              <w:top w:w="30" w:type="dxa"/>
              <w:left w:w="45" w:type="dxa"/>
              <w:bottom w:w="30" w:type="dxa"/>
              <w:right w:w="45" w:type="dxa"/>
            </w:tcMar>
            <w:vAlign w:val="bottom"/>
            <w:hideMark/>
          </w:tcPr>
          <w:p w14:paraId="32B53F4C" w14:textId="77777777" w:rsidR="000206B1" w:rsidRPr="00086AE8" w:rsidRDefault="000206B1" w:rsidP="002D7775">
            <w:pPr>
              <w:ind w:firstLine="0"/>
              <w:jc w:val="center"/>
              <w:rPr>
                <w:rFonts w:cs="Times New Roman"/>
                <w:lang w:val="en-ID"/>
              </w:rPr>
            </w:pPr>
            <w:proofErr w:type="spellStart"/>
            <w:r w:rsidRPr="00086AE8">
              <w:rPr>
                <w:rFonts w:cs="Times New Roman"/>
                <w:lang w:val="en-ID"/>
              </w:rPr>
              <w:t>SequenceFlow</w:t>
            </w:r>
            <w:proofErr w:type="spellEnd"/>
          </w:p>
        </w:tc>
        <w:tc>
          <w:tcPr>
            <w:tcW w:w="6092" w:type="dxa"/>
            <w:tcMar>
              <w:top w:w="30" w:type="dxa"/>
              <w:left w:w="0" w:type="dxa"/>
              <w:bottom w:w="30" w:type="dxa"/>
              <w:right w:w="0" w:type="dxa"/>
            </w:tcMar>
            <w:vAlign w:val="bottom"/>
            <w:hideMark/>
          </w:tcPr>
          <w:p w14:paraId="6E4A2817" w14:textId="5E184479" w:rsidR="000206B1" w:rsidRPr="00086AE8" w:rsidRDefault="002D7775" w:rsidP="00140C64">
            <w:pPr>
              <w:ind w:firstLine="0"/>
              <w:jc w:val="center"/>
              <w:rPr>
                <w:rFonts w:cs="Times New Roman"/>
                <w:lang w:val="en-ID"/>
              </w:rPr>
            </w:pPr>
            <w:r w:rsidRPr="00086AE8">
              <w:rPr>
                <w:rFonts w:cs="Times New Roman"/>
                <w:lang w:val="en-ID"/>
              </w:rPr>
              <w:t>N</w:t>
            </w:r>
            <w:r w:rsidR="000206B1" w:rsidRPr="00086AE8">
              <w:rPr>
                <w:rFonts w:cs="Times New Roman"/>
                <w:lang w:val="en-ID"/>
              </w:rPr>
              <w:t>avigasi linear antar halaman</w:t>
            </w:r>
          </w:p>
        </w:tc>
      </w:tr>
      <w:tr w:rsidR="00086AE8" w:rsidRPr="00086AE8" w14:paraId="087751BA" w14:textId="77777777" w:rsidTr="002D7775">
        <w:trPr>
          <w:trHeight w:val="315"/>
        </w:trPr>
        <w:tc>
          <w:tcPr>
            <w:tcW w:w="2972" w:type="dxa"/>
            <w:tcMar>
              <w:top w:w="30" w:type="dxa"/>
              <w:left w:w="45" w:type="dxa"/>
              <w:bottom w:w="30" w:type="dxa"/>
              <w:right w:w="45" w:type="dxa"/>
            </w:tcMar>
            <w:vAlign w:val="bottom"/>
            <w:hideMark/>
          </w:tcPr>
          <w:p w14:paraId="4008DB21" w14:textId="77777777" w:rsidR="000206B1" w:rsidRPr="00086AE8" w:rsidRDefault="000206B1" w:rsidP="002D7775">
            <w:pPr>
              <w:ind w:firstLine="0"/>
              <w:jc w:val="center"/>
              <w:rPr>
                <w:rFonts w:cs="Times New Roman"/>
                <w:lang w:val="en-ID"/>
              </w:rPr>
            </w:pPr>
            <w:proofErr w:type="spellStart"/>
            <w:r w:rsidRPr="00086AE8">
              <w:rPr>
                <w:rFonts w:cs="Times New Roman"/>
                <w:lang w:val="en-ID"/>
              </w:rPr>
              <w:t>MessageFlow</w:t>
            </w:r>
            <w:proofErr w:type="spellEnd"/>
          </w:p>
        </w:tc>
        <w:tc>
          <w:tcPr>
            <w:tcW w:w="6092" w:type="dxa"/>
            <w:tcMar>
              <w:top w:w="30" w:type="dxa"/>
              <w:left w:w="0" w:type="dxa"/>
              <w:bottom w:w="30" w:type="dxa"/>
              <w:right w:w="0" w:type="dxa"/>
            </w:tcMar>
            <w:vAlign w:val="bottom"/>
            <w:hideMark/>
          </w:tcPr>
          <w:p w14:paraId="2ECB659E" w14:textId="6407C96B" w:rsidR="000206B1" w:rsidRPr="00086AE8" w:rsidRDefault="000206B1" w:rsidP="00140C64">
            <w:pPr>
              <w:ind w:firstLine="0"/>
              <w:jc w:val="center"/>
              <w:rPr>
                <w:rFonts w:cs="Times New Roman"/>
                <w:lang w:val="en-ID"/>
              </w:rPr>
            </w:pPr>
            <w:r w:rsidRPr="00086AE8">
              <w:rPr>
                <w:rFonts w:cs="Times New Roman"/>
                <w:lang w:val="en-ID"/>
              </w:rPr>
              <w:t>Dipetakan ke state global untuk sinkronisasi data antar modul/peran</w:t>
            </w:r>
          </w:p>
        </w:tc>
      </w:tr>
      <w:tr w:rsidR="00086AE8" w:rsidRPr="00086AE8" w14:paraId="3D729D58" w14:textId="77777777" w:rsidTr="002D7775">
        <w:trPr>
          <w:trHeight w:val="315"/>
        </w:trPr>
        <w:tc>
          <w:tcPr>
            <w:tcW w:w="2972" w:type="dxa"/>
            <w:tcMar>
              <w:top w:w="30" w:type="dxa"/>
              <w:left w:w="45" w:type="dxa"/>
              <w:bottom w:w="30" w:type="dxa"/>
              <w:right w:w="45" w:type="dxa"/>
            </w:tcMar>
            <w:vAlign w:val="bottom"/>
            <w:hideMark/>
          </w:tcPr>
          <w:p w14:paraId="648706A3" w14:textId="77777777" w:rsidR="000206B1" w:rsidRPr="00086AE8" w:rsidRDefault="000206B1" w:rsidP="002D7775">
            <w:pPr>
              <w:ind w:firstLine="0"/>
              <w:jc w:val="center"/>
              <w:rPr>
                <w:rFonts w:cs="Times New Roman"/>
                <w:lang w:val="en-ID"/>
              </w:rPr>
            </w:pPr>
            <w:r w:rsidRPr="00086AE8">
              <w:rPr>
                <w:rFonts w:cs="Times New Roman"/>
                <w:lang w:val="en-ID"/>
              </w:rPr>
              <w:t>Exclusive Gateway</w:t>
            </w:r>
          </w:p>
        </w:tc>
        <w:tc>
          <w:tcPr>
            <w:tcW w:w="6092" w:type="dxa"/>
            <w:tcMar>
              <w:top w:w="30" w:type="dxa"/>
              <w:left w:w="0" w:type="dxa"/>
              <w:bottom w:w="30" w:type="dxa"/>
              <w:right w:w="0" w:type="dxa"/>
            </w:tcMar>
            <w:vAlign w:val="bottom"/>
            <w:hideMark/>
          </w:tcPr>
          <w:p w14:paraId="2B1692A7" w14:textId="19C70A8E" w:rsidR="000206B1" w:rsidRPr="00086AE8" w:rsidRDefault="000206B1" w:rsidP="00140C64">
            <w:pPr>
              <w:ind w:firstLine="0"/>
              <w:jc w:val="center"/>
              <w:rPr>
                <w:rFonts w:cs="Times New Roman"/>
                <w:lang w:val="en-ID"/>
              </w:rPr>
            </w:pPr>
            <w:r w:rsidRPr="00086AE8">
              <w:rPr>
                <w:rFonts w:cs="Times New Roman"/>
                <w:lang w:val="en-ID"/>
              </w:rPr>
              <w:t>Logika conditional rendering atau protected route berdasarkan kondisi</w:t>
            </w:r>
          </w:p>
        </w:tc>
      </w:tr>
      <w:tr w:rsidR="00086AE8" w:rsidRPr="00086AE8" w14:paraId="2122E75A" w14:textId="77777777" w:rsidTr="002D7775">
        <w:trPr>
          <w:trHeight w:val="315"/>
        </w:trPr>
        <w:tc>
          <w:tcPr>
            <w:tcW w:w="2972" w:type="dxa"/>
            <w:tcMar>
              <w:top w:w="30" w:type="dxa"/>
              <w:left w:w="45" w:type="dxa"/>
              <w:bottom w:w="30" w:type="dxa"/>
              <w:right w:w="45" w:type="dxa"/>
            </w:tcMar>
            <w:vAlign w:val="bottom"/>
            <w:hideMark/>
          </w:tcPr>
          <w:p w14:paraId="710B0399" w14:textId="77777777" w:rsidR="000206B1" w:rsidRPr="00086AE8" w:rsidRDefault="000206B1" w:rsidP="002D7775">
            <w:pPr>
              <w:ind w:firstLine="0"/>
              <w:jc w:val="center"/>
              <w:rPr>
                <w:rFonts w:cs="Times New Roman"/>
                <w:lang w:val="en-ID"/>
              </w:rPr>
            </w:pPr>
            <w:r w:rsidRPr="00086AE8">
              <w:rPr>
                <w:rFonts w:cs="Times New Roman"/>
                <w:lang w:val="en-ID"/>
              </w:rPr>
              <w:t>Parallel Gateway</w:t>
            </w:r>
          </w:p>
        </w:tc>
        <w:tc>
          <w:tcPr>
            <w:tcW w:w="6092" w:type="dxa"/>
            <w:tcMar>
              <w:top w:w="30" w:type="dxa"/>
              <w:left w:w="0" w:type="dxa"/>
              <w:bottom w:w="30" w:type="dxa"/>
              <w:right w:w="0" w:type="dxa"/>
            </w:tcMar>
            <w:vAlign w:val="bottom"/>
            <w:hideMark/>
          </w:tcPr>
          <w:p w14:paraId="4E95F220" w14:textId="03ECA6A8" w:rsidR="000206B1" w:rsidRPr="00086AE8" w:rsidRDefault="002D7775" w:rsidP="00140C64">
            <w:pPr>
              <w:ind w:firstLine="0"/>
              <w:jc w:val="center"/>
              <w:rPr>
                <w:rFonts w:cs="Times New Roman"/>
                <w:lang w:val="en-ID"/>
              </w:rPr>
            </w:pPr>
            <w:r w:rsidRPr="00086AE8">
              <w:rPr>
                <w:rFonts w:cs="Times New Roman"/>
                <w:lang w:val="en-ID"/>
              </w:rPr>
              <w:t>Beberapa</w:t>
            </w:r>
            <w:r w:rsidR="000206B1" w:rsidRPr="00086AE8">
              <w:rPr>
                <w:rFonts w:cs="Times New Roman"/>
                <w:lang w:val="en-ID"/>
              </w:rPr>
              <w:t xml:space="preserve"> halaman/tab yang bisa diakses secara paralel atau urutan fleksibel</w:t>
            </w:r>
          </w:p>
        </w:tc>
      </w:tr>
      <w:tr w:rsidR="00086AE8" w:rsidRPr="00086AE8" w14:paraId="5E162D98" w14:textId="77777777" w:rsidTr="002D7775">
        <w:trPr>
          <w:trHeight w:val="315"/>
        </w:trPr>
        <w:tc>
          <w:tcPr>
            <w:tcW w:w="2972" w:type="dxa"/>
            <w:tcMar>
              <w:top w:w="30" w:type="dxa"/>
              <w:left w:w="45" w:type="dxa"/>
              <w:bottom w:w="30" w:type="dxa"/>
              <w:right w:w="45" w:type="dxa"/>
            </w:tcMar>
            <w:vAlign w:val="bottom"/>
            <w:hideMark/>
          </w:tcPr>
          <w:p w14:paraId="53123505" w14:textId="77777777" w:rsidR="000206B1" w:rsidRPr="00086AE8" w:rsidRDefault="000206B1" w:rsidP="002D7775">
            <w:pPr>
              <w:ind w:firstLine="0"/>
              <w:jc w:val="center"/>
              <w:rPr>
                <w:rFonts w:cs="Times New Roman"/>
                <w:lang w:val="en-ID"/>
              </w:rPr>
            </w:pPr>
            <w:r w:rsidRPr="00086AE8">
              <w:rPr>
                <w:rFonts w:cs="Times New Roman"/>
                <w:lang w:val="en-ID"/>
              </w:rPr>
              <w:t>Inclusive Gateway</w:t>
            </w:r>
          </w:p>
        </w:tc>
        <w:tc>
          <w:tcPr>
            <w:tcW w:w="6092" w:type="dxa"/>
            <w:tcMar>
              <w:top w:w="30" w:type="dxa"/>
              <w:left w:w="0" w:type="dxa"/>
              <w:bottom w:w="30" w:type="dxa"/>
              <w:right w:w="0" w:type="dxa"/>
            </w:tcMar>
            <w:vAlign w:val="bottom"/>
            <w:hideMark/>
          </w:tcPr>
          <w:p w14:paraId="7C88EC09" w14:textId="3CB5A071" w:rsidR="000206B1" w:rsidRPr="00086AE8" w:rsidRDefault="002D7775" w:rsidP="00140C64">
            <w:pPr>
              <w:ind w:firstLine="0"/>
              <w:jc w:val="center"/>
              <w:rPr>
                <w:rFonts w:cs="Times New Roman"/>
                <w:lang w:val="en-ID"/>
              </w:rPr>
            </w:pPr>
            <w:r w:rsidRPr="00086AE8">
              <w:rPr>
                <w:rFonts w:cs="Times New Roman"/>
                <w:lang w:val="en-ID"/>
              </w:rPr>
              <w:t>Beberapa</w:t>
            </w:r>
            <w:r w:rsidR="000206B1" w:rsidRPr="00086AE8">
              <w:rPr>
                <w:rFonts w:cs="Times New Roman"/>
                <w:lang w:val="en-ID"/>
              </w:rPr>
              <w:t xml:space="preserve"> halaman bisa dilewati tergantung kondisi</w:t>
            </w:r>
          </w:p>
        </w:tc>
      </w:tr>
      <w:tr w:rsidR="000206B1" w:rsidRPr="00086AE8" w14:paraId="35DADC20" w14:textId="77777777" w:rsidTr="002D7775">
        <w:trPr>
          <w:trHeight w:val="315"/>
        </w:trPr>
        <w:tc>
          <w:tcPr>
            <w:tcW w:w="2972" w:type="dxa"/>
            <w:tcMar>
              <w:top w:w="30" w:type="dxa"/>
              <w:left w:w="45" w:type="dxa"/>
              <w:bottom w:w="30" w:type="dxa"/>
              <w:right w:w="45" w:type="dxa"/>
            </w:tcMar>
            <w:vAlign w:val="bottom"/>
            <w:hideMark/>
          </w:tcPr>
          <w:p w14:paraId="13DFF7BD" w14:textId="77777777" w:rsidR="000206B1" w:rsidRPr="00086AE8" w:rsidRDefault="000206B1" w:rsidP="002D7775">
            <w:pPr>
              <w:ind w:firstLine="0"/>
              <w:jc w:val="center"/>
              <w:rPr>
                <w:rFonts w:cs="Times New Roman"/>
                <w:lang w:val="en-ID"/>
              </w:rPr>
            </w:pPr>
            <w:r w:rsidRPr="00086AE8">
              <w:rPr>
                <w:rFonts w:cs="Times New Roman"/>
                <w:lang w:val="en-ID"/>
              </w:rPr>
              <w:t>Data Objects / Variables</w:t>
            </w:r>
          </w:p>
        </w:tc>
        <w:tc>
          <w:tcPr>
            <w:tcW w:w="6092" w:type="dxa"/>
            <w:tcMar>
              <w:top w:w="30" w:type="dxa"/>
              <w:left w:w="0" w:type="dxa"/>
              <w:bottom w:w="30" w:type="dxa"/>
              <w:right w:w="0" w:type="dxa"/>
            </w:tcMar>
            <w:vAlign w:val="bottom"/>
            <w:hideMark/>
          </w:tcPr>
          <w:p w14:paraId="122FC722" w14:textId="1ED8E6DE" w:rsidR="000206B1" w:rsidRPr="00086AE8" w:rsidRDefault="000206B1" w:rsidP="00140C64">
            <w:pPr>
              <w:ind w:firstLine="0"/>
              <w:jc w:val="center"/>
              <w:rPr>
                <w:rFonts w:cs="Times New Roman"/>
                <w:lang w:val="en-ID"/>
              </w:rPr>
            </w:pPr>
            <w:r w:rsidRPr="00086AE8">
              <w:rPr>
                <w:rFonts w:cs="Times New Roman"/>
                <w:lang w:val="en-ID"/>
              </w:rPr>
              <w:t>Variabel proses diubah menjadi global state</w:t>
            </w:r>
          </w:p>
        </w:tc>
      </w:tr>
    </w:tbl>
    <w:p w14:paraId="44C5802C" w14:textId="77777777" w:rsidR="000206B1" w:rsidRPr="00086AE8" w:rsidRDefault="000206B1" w:rsidP="000206B1">
      <w:pPr>
        <w:ind w:firstLine="0"/>
        <w:rPr>
          <w:rFonts w:cs="Times New Roman"/>
        </w:rPr>
      </w:pPr>
    </w:p>
    <w:p w14:paraId="0198BADC" w14:textId="28B82270" w:rsidR="00A94291" w:rsidRPr="00086AE8" w:rsidRDefault="00A94291" w:rsidP="002A7B43">
      <w:pPr>
        <w:spacing w:line="276" w:lineRule="auto"/>
        <w:ind w:firstLine="113"/>
        <w:rPr>
          <w:rFonts w:cs="Times New Roman"/>
          <w:lang w:val="en-ID"/>
        </w:rPr>
      </w:pPr>
      <w:r w:rsidRPr="00086AE8">
        <w:rPr>
          <w:rFonts w:cs="Times New Roman"/>
          <w:lang w:val="en-ID"/>
        </w:rPr>
        <w:t xml:space="preserve">Untuk membentuk IR2, digunakan sebuah algoritma yang diawali dengan menginisialisasi struktur IR2 sebagai objek kosong sesuai dengan skema target yang telah ditentukan. Struktur ini kemudian diisi dengan metadata proyek, meliputi </w:t>
      </w:r>
      <w:r w:rsidRPr="00086AE8">
        <w:rPr>
          <w:rFonts w:cs="Times New Roman"/>
          <w:i/>
          <w:iCs/>
          <w:lang w:val="en-ID"/>
        </w:rPr>
        <w:t>task</w:t>
      </w:r>
      <w:r w:rsidRPr="00086AE8">
        <w:rPr>
          <w:rFonts w:cs="Times New Roman"/>
          <w:lang w:val="en-ID"/>
        </w:rPr>
        <w:t xml:space="preserve"> bertipe </w:t>
      </w:r>
      <w:r w:rsidRPr="00086AE8">
        <w:rPr>
          <w:rFonts w:cs="Times New Roman"/>
          <w:i/>
          <w:iCs/>
          <w:lang w:val="en-ID"/>
        </w:rPr>
        <w:t>generate</w:t>
      </w:r>
      <w:r w:rsidRPr="00086AE8">
        <w:rPr>
          <w:rFonts w:cs="Times New Roman"/>
          <w:lang w:val="en-ID"/>
        </w:rPr>
        <w:t xml:space="preserve">, deskripsi tujuan sistem, spesifikasi keluaran berupa </w:t>
      </w:r>
      <w:r w:rsidRPr="00086AE8">
        <w:rPr>
          <w:rFonts w:cs="Times New Roman"/>
          <w:i/>
          <w:iCs/>
          <w:lang w:val="en-ID"/>
        </w:rPr>
        <w:t>array</w:t>
      </w:r>
      <w:r w:rsidRPr="00086AE8">
        <w:rPr>
          <w:rFonts w:cs="Times New Roman"/>
          <w:lang w:val="en-ID"/>
        </w:rPr>
        <w:t xml:space="preserve"> file, dan </w:t>
      </w:r>
      <w:r w:rsidRPr="00086AE8">
        <w:rPr>
          <w:rFonts w:cs="Times New Roman"/>
          <w:i/>
          <w:iCs/>
          <w:lang w:val="en-ID"/>
        </w:rPr>
        <w:t xml:space="preserve">constraint </w:t>
      </w:r>
      <w:r w:rsidRPr="00086AE8">
        <w:rPr>
          <w:rFonts w:cs="Times New Roman"/>
          <w:lang w:val="en-ID"/>
        </w:rPr>
        <w:t xml:space="preserve">bahwa seluruh keluaran harus mengikuti format JSON. Setelah itu, bagian konteks aplikasi ditetapkan dengan tujuan </w:t>
      </w:r>
      <w:r w:rsidRPr="00086AE8">
        <w:rPr>
          <w:rFonts w:cs="Times New Roman"/>
          <w:lang w:val="en-ID"/>
        </w:rPr>
        <w:lastRenderedPageBreak/>
        <w:t>membangun aplikasi frontend React.js yang merefleksikan alur proses bisnis dan pola interaksi berbasis peran, dengan mengadopsi arsitektur modular dan konvensi pengkodean React yang bersih serta mudah dipelihara.</w:t>
      </w:r>
    </w:p>
    <w:p w14:paraId="5B454377" w14:textId="77777777" w:rsidR="00A94291" w:rsidRPr="00086AE8" w:rsidRDefault="00A94291" w:rsidP="002A7B43">
      <w:pPr>
        <w:spacing w:line="276" w:lineRule="auto"/>
        <w:ind w:firstLine="113"/>
        <w:rPr>
          <w:rFonts w:cs="Times New Roman"/>
          <w:lang w:val="en-ID"/>
        </w:rPr>
      </w:pPr>
      <w:r w:rsidRPr="00086AE8">
        <w:rPr>
          <w:rFonts w:cs="Times New Roman"/>
          <w:lang w:val="en-ID"/>
        </w:rPr>
        <w:t xml:space="preserve">Nama proyek diturunkan dari elemen utama BPMN, baik berupa process maupun collaboration, sementara entry component ditetapkan sebagai </w:t>
      </w:r>
      <w:r w:rsidRPr="00086AE8">
        <w:rPr>
          <w:rFonts w:cs="Times New Roman"/>
          <w:i/>
          <w:iCs/>
          <w:lang w:val="en-ID"/>
        </w:rPr>
        <w:t>App</w:t>
      </w:r>
      <w:r w:rsidRPr="00086AE8">
        <w:rPr>
          <w:rFonts w:cs="Times New Roman"/>
          <w:lang w:val="en-ID"/>
        </w:rPr>
        <w:t xml:space="preserve"> dengan mekanisme client-side routing. Setiap pool atau kolaborasi pada BPMN diterjemahkan menjadi modul terpisah dengan penamaan yang telah dinormalisasi. Di dalam setiap modul, task BPMN dipetakan menjadi halaman React, dengan konvensi nama berakhiran </w:t>
      </w:r>
      <w:r w:rsidRPr="00086AE8">
        <w:rPr>
          <w:rFonts w:cs="Times New Roman"/>
          <w:i/>
          <w:iCs/>
          <w:lang w:val="en-ID"/>
        </w:rPr>
        <w:t>Page</w:t>
      </w:r>
      <w:r w:rsidRPr="00086AE8">
        <w:rPr>
          <w:rFonts w:cs="Times New Roman"/>
          <w:lang w:val="en-ID"/>
        </w:rPr>
        <w:t xml:space="preserve">, rute yang dibentuk dari nama modul dan </w:t>
      </w:r>
      <w:r w:rsidRPr="00086AE8">
        <w:rPr>
          <w:rFonts w:cs="Times New Roman"/>
          <w:i/>
          <w:iCs/>
          <w:lang w:val="en-ID"/>
        </w:rPr>
        <w:t>slug</w:t>
      </w:r>
      <w:r w:rsidRPr="00086AE8">
        <w:rPr>
          <w:rFonts w:cs="Times New Roman"/>
          <w:lang w:val="en-ID"/>
        </w:rPr>
        <w:t xml:space="preserve"> task, serta atribut uiType yang disesuaikan dengan tipe task, misalnya </w:t>
      </w:r>
      <w:r w:rsidRPr="00086AE8">
        <w:rPr>
          <w:rFonts w:cs="Times New Roman"/>
          <w:i/>
          <w:iCs/>
          <w:lang w:val="en-ID"/>
        </w:rPr>
        <w:t>form</w:t>
      </w:r>
      <w:r w:rsidRPr="00086AE8">
        <w:rPr>
          <w:rFonts w:cs="Times New Roman"/>
          <w:lang w:val="en-ID"/>
        </w:rPr>
        <w:t xml:space="preserve"> untuk </w:t>
      </w:r>
      <w:r w:rsidRPr="00086AE8">
        <w:rPr>
          <w:rFonts w:cs="Times New Roman"/>
          <w:i/>
          <w:iCs/>
          <w:lang w:val="en-ID"/>
        </w:rPr>
        <w:t>userTask</w:t>
      </w:r>
      <w:r w:rsidRPr="00086AE8">
        <w:rPr>
          <w:rFonts w:cs="Times New Roman"/>
          <w:lang w:val="en-ID"/>
        </w:rPr>
        <w:t xml:space="preserve"> atau </w:t>
      </w:r>
      <w:r w:rsidRPr="00086AE8">
        <w:rPr>
          <w:rFonts w:cs="Times New Roman"/>
          <w:i/>
          <w:iCs/>
          <w:lang w:val="en-ID"/>
        </w:rPr>
        <w:t>standard</w:t>
      </w:r>
      <w:r w:rsidRPr="00086AE8">
        <w:rPr>
          <w:rFonts w:cs="Times New Roman"/>
          <w:lang w:val="en-ID"/>
        </w:rPr>
        <w:t xml:space="preserve"> untuk </w:t>
      </w:r>
      <w:r w:rsidRPr="00086AE8">
        <w:rPr>
          <w:rFonts w:cs="Times New Roman"/>
          <w:i/>
          <w:iCs/>
          <w:lang w:val="en-ID"/>
        </w:rPr>
        <w:t>sendTask</w:t>
      </w:r>
      <w:r w:rsidRPr="00086AE8">
        <w:rPr>
          <w:rFonts w:cs="Times New Roman"/>
          <w:lang w:val="en-ID"/>
        </w:rPr>
        <w:t>. Berdasarkan pemetaan tersebut, sistem kemudian membangkitkan daftar routing yang lengkap.</w:t>
      </w:r>
    </w:p>
    <w:p w14:paraId="358B8A91" w14:textId="2B8AC19F" w:rsidR="002D7775" w:rsidRPr="00086AE8" w:rsidRDefault="00A94291" w:rsidP="002A7B43">
      <w:pPr>
        <w:spacing w:line="276" w:lineRule="auto"/>
        <w:ind w:firstLine="113"/>
        <w:rPr>
          <w:rFonts w:cs="Times New Roman"/>
          <w:lang w:val="en-ID"/>
        </w:rPr>
      </w:pPr>
      <w:r w:rsidRPr="00086AE8">
        <w:rPr>
          <w:rFonts w:cs="Times New Roman"/>
          <w:lang w:val="en-ID"/>
        </w:rPr>
        <w:t xml:space="preserve">Selanjutnya, seluruh modul yang terbentuk dimasukkan ke dalam struktur IR2. </w:t>
      </w:r>
      <w:r w:rsidRPr="00086AE8">
        <w:rPr>
          <w:rFonts w:cs="Times New Roman"/>
          <w:i/>
          <w:iCs/>
          <w:lang w:val="en-ID"/>
        </w:rPr>
        <w:t>State</w:t>
      </w:r>
      <w:r w:rsidRPr="00086AE8">
        <w:rPr>
          <w:rFonts w:cs="Times New Roman"/>
          <w:lang w:val="en-ID"/>
        </w:rPr>
        <w:t xml:space="preserve"> global diturunkan dari </w:t>
      </w:r>
      <w:r w:rsidRPr="00086AE8">
        <w:rPr>
          <w:rFonts w:cs="Times New Roman"/>
          <w:i/>
          <w:iCs/>
          <w:lang w:val="en-ID"/>
        </w:rPr>
        <w:t>message flows</w:t>
      </w:r>
      <w:r w:rsidRPr="00086AE8">
        <w:rPr>
          <w:rFonts w:cs="Times New Roman"/>
          <w:lang w:val="en-ID"/>
        </w:rPr>
        <w:t xml:space="preserve"> dan </w:t>
      </w:r>
      <w:r w:rsidRPr="00086AE8">
        <w:rPr>
          <w:rFonts w:cs="Times New Roman"/>
          <w:i/>
          <w:iCs/>
          <w:lang w:val="en-ID"/>
        </w:rPr>
        <w:t>data objects</w:t>
      </w:r>
      <w:r w:rsidRPr="00086AE8">
        <w:rPr>
          <w:rFonts w:cs="Times New Roman"/>
          <w:lang w:val="en-ID"/>
        </w:rPr>
        <w:t xml:space="preserve"> BPMN, sedangkan state lokal dibiarkan kosong untuk diisi pada tahap generasi kode. Pola alur kontrol seperti linear, bercabang, atau paralel diidentifikasi berdasarkan </w:t>
      </w:r>
      <w:r w:rsidRPr="00086AE8">
        <w:rPr>
          <w:rFonts w:cs="Times New Roman"/>
          <w:i/>
          <w:iCs/>
          <w:lang w:val="en-ID"/>
        </w:rPr>
        <w:t>gateway</w:t>
      </w:r>
      <w:r w:rsidRPr="00086AE8">
        <w:rPr>
          <w:rFonts w:cs="Times New Roman"/>
          <w:lang w:val="en-ID"/>
        </w:rPr>
        <w:t xml:space="preserve"> dan </w:t>
      </w:r>
      <w:r w:rsidRPr="00086AE8">
        <w:rPr>
          <w:rFonts w:cs="Times New Roman"/>
          <w:i/>
          <w:iCs/>
          <w:lang w:val="en-ID"/>
        </w:rPr>
        <w:t>sequence flow</w:t>
      </w:r>
      <w:r w:rsidRPr="00086AE8">
        <w:rPr>
          <w:rFonts w:cs="Times New Roman"/>
          <w:lang w:val="en-ID"/>
        </w:rPr>
        <w:t>. Setelah seluruh elemen tersebut terintegrasi, IR2 yang telah terisi secara komprehensif dikembalikan sebagai masukan terstruktur bagi LLM untuk menghasilkan implementasi kode React.js yang sesungguhnya. Berikut adalah pseudocode 3.8 algoritma transformasi IR1 ke IR2.</w:t>
      </w:r>
    </w:p>
    <w:p w14:paraId="27901D7C" w14:textId="6AA42F50" w:rsidR="00421D9C" w:rsidRPr="00086AE8" w:rsidRDefault="00421D9C" w:rsidP="00421D9C">
      <w:pPr>
        <w:ind w:firstLine="0"/>
        <w:jc w:val="left"/>
        <w:rPr>
          <w:rFonts w:cs="Times New Roman"/>
        </w:rPr>
      </w:pPr>
      <w:r w:rsidRPr="00086AE8">
        <w:rPr>
          <w:rFonts w:cs="Times New Roman"/>
        </w:rPr>
        <w:t xml:space="preserve">Pseudocode 3.8 Algoritma </w:t>
      </w:r>
      <w:r w:rsidR="00A94291" w:rsidRPr="00086AE8">
        <w:rPr>
          <w:rFonts w:cs="Times New Roman"/>
        </w:rPr>
        <w:t>transformasi</w:t>
      </w:r>
      <w:r w:rsidRPr="00086AE8">
        <w:rPr>
          <w:rFonts w:cs="Times New Roman"/>
        </w:rPr>
        <w:t xml:space="preserve"> IR1 ke IR2</w:t>
      </w:r>
    </w:p>
    <w:tbl>
      <w:tblPr>
        <w:tblStyle w:val="TableGrid"/>
        <w:tblW w:w="0" w:type="auto"/>
        <w:tblLook w:val="04A0" w:firstRow="1" w:lastRow="0" w:firstColumn="1" w:lastColumn="0" w:noHBand="0" w:noVBand="1"/>
      </w:tblPr>
      <w:tblGrid>
        <w:gridCol w:w="9061"/>
      </w:tblGrid>
      <w:tr w:rsidR="00421D9C" w:rsidRPr="00086AE8" w14:paraId="10C7FE9D" w14:textId="77777777" w:rsidTr="00140C64">
        <w:tc>
          <w:tcPr>
            <w:tcW w:w="9061" w:type="dxa"/>
            <w:tcBorders>
              <w:top w:val="nil"/>
              <w:left w:val="nil"/>
              <w:bottom w:val="nil"/>
              <w:right w:val="nil"/>
            </w:tcBorders>
          </w:tcPr>
          <w:p w14:paraId="5EC7DD0F" w14:textId="7332BAC2" w:rsidR="00421D9C" w:rsidRPr="00086AE8" w:rsidRDefault="00421D9C" w:rsidP="008F64FC">
            <w:pPr>
              <w:ind w:firstLine="0"/>
              <w:jc w:val="left"/>
              <w:rPr>
                <w:lang w:val="en-ID"/>
              </w:rPr>
            </w:pPr>
            <w:r w:rsidRPr="00086AE8">
              <w:rPr>
                <w:b/>
                <w:bCs/>
                <w:lang w:val="en-ID"/>
              </w:rPr>
              <w:t>Input:</w:t>
            </w:r>
            <w:r w:rsidRPr="00086AE8">
              <w:rPr>
                <w:lang w:val="en-ID"/>
              </w:rPr>
              <w:t xml:space="preserve"> ir1 </w:t>
            </w:r>
          </w:p>
          <w:p w14:paraId="34787F70" w14:textId="0E327553" w:rsidR="00421D9C" w:rsidRPr="00086AE8" w:rsidRDefault="00421D9C" w:rsidP="008F64FC">
            <w:pPr>
              <w:ind w:firstLine="0"/>
              <w:jc w:val="left"/>
              <w:rPr>
                <w:lang w:val="en-ID"/>
              </w:rPr>
            </w:pPr>
            <w:r w:rsidRPr="00086AE8">
              <w:rPr>
                <w:b/>
                <w:bCs/>
                <w:lang w:val="en-ID"/>
              </w:rPr>
              <w:t>Output:</w:t>
            </w:r>
            <w:r w:rsidRPr="00086AE8">
              <w:rPr>
                <w:lang w:val="en-ID"/>
              </w:rPr>
              <w:t xml:space="preserve"> ir2 </w:t>
            </w:r>
          </w:p>
          <w:p w14:paraId="0DBDB040" w14:textId="77777777" w:rsidR="00421D9C" w:rsidRPr="00086AE8" w:rsidRDefault="00421D9C" w:rsidP="00421D9C">
            <w:pPr>
              <w:numPr>
                <w:ilvl w:val="0"/>
                <w:numId w:val="36"/>
              </w:numPr>
              <w:jc w:val="left"/>
              <w:rPr>
                <w:lang w:val="en-ID"/>
              </w:rPr>
            </w:pPr>
            <w:r w:rsidRPr="00086AE8">
              <w:rPr>
                <w:lang w:val="en-ID"/>
              </w:rPr>
              <w:t>Initialize ir2 ← empty structure matching the target schema</w:t>
            </w:r>
          </w:p>
          <w:p w14:paraId="411F4272" w14:textId="77777777" w:rsidR="00421D9C" w:rsidRPr="00086AE8" w:rsidRDefault="00421D9C" w:rsidP="00421D9C">
            <w:pPr>
              <w:numPr>
                <w:ilvl w:val="0"/>
                <w:numId w:val="36"/>
              </w:numPr>
              <w:jc w:val="left"/>
              <w:rPr>
                <w:lang w:val="en-ID"/>
              </w:rPr>
            </w:pPr>
            <w:r w:rsidRPr="00086AE8">
              <w:rPr>
                <w:lang w:val="en-ID"/>
              </w:rPr>
              <w:t>// Set project metadata</w:t>
            </w:r>
          </w:p>
          <w:p w14:paraId="6744D5EB" w14:textId="77777777" w:rsidR="00421D9C" w:rsidRPr="00086AE8" w:rsidRDefault="00421D9C" w:rsidP="00421D9C">
            <w:pPr>
              <w:numPr>
                <w:ilvl w:val="0"/>
                <w:numId w:val="36"/>
              </w:numPr>
              <w:jc w:val="left"/>
              <w:rPr>
                <w:lang w:val="en-ID"/>
              </w:rPr>
            </w:pPr>
            <w:r w:rsidRPr="00086AE8">
              <w:rPr>
                <w:lang w:val="en-ID"/>
              </w:rPr>
              <w:t>ir2['task'] ← "generate"</w:t>
            </w:r>
          </w:p>
          <w:p w14:paraId="56CF95A6" w14:textId="77777777" w:rsidR="00421D9C" w:rsidRPr="00086AE8" w:rsidRDefault="00421D9C" w:rsidP="00421D9C">
            <w:pPr>
              <w:numPr>
                <w:ilvl w:val="0"/>
                <w:numId w:val="36"/>
              </w:numPr>
              <w:jc w:val="left"/>
              <w:rPr>
                <w:lang w:val="en-ID"/>
              </w:rPr>
            </w:pPr>
            <w:r w:rsidRPr="00086AE8">
              <w:rPr>
                <w:lang w:val="en-ID"/>
              </w:rPr>
              <w:t>ir2['description'] ← "Generate a complete React.js application codebase based on a structured process and UI model derived from a business workflow."</w:t>
            </w:r>
          </w:p>
          <w:p w14:paraId="74ACF61D" w14:textId="77777777" w:rsidR="00421D9C" w:rsidRPr="00086AE8" w:rsidRDefault="00421D9C" w:rsidP="00421D9C">
            <w:pPr>
              <w:numPr>
                <w:ilvl w:val="0"/>
                <w:numId w:val="36"/>
              </w:numPr>
              <w:jc w:val="left"/>
              <w:rPr>
                <w:lang w:val="en-ID"/>
              </w:rPr>
            </w:pPr>
            <w:r w:rsidRPr="00086AE8">
              <w:rPr>
                <w:lang w:val="en-ID"/>
              </w:rPr>
              <w:t>ir2['schema']['fields'][0] ← { "name": "files", "type": "array", "description": "List of generated React.js source files with file paths and code content." }</w:t>
            </w:r>
          </w:p>
          <w:p w14:paraId="2A6ABD8F" w14:textId="77777777" w:rsidR="00421D9C" w:rsidRPr="00086AE8" w:rsidRDefault="00421D9C" w:rsidP="00421D9C">
            <w:pPr>
              <w:numPr>
                <w:ilvl w:val="0"/>
                <w:numId w:val="36"/>
              </w:numPr>
              <w:jc w:val="left"/>
              <w:rPr>
                <w:lang w:val="en-ID"/>
              </w:rPr>
            </w:pPr>
            <w:r w:rsidRPr="00086AE8">
              <w:rPr>
                <w:lang w:val="en-ID"/>
              </w:rPr>
              <w:t>ir2['constraints']['output_format'] ← "JSON"</w:t>
            </w:r>
          </w:p>
          <w:p w14:paraId="5BF6D6B6" w14:textId="77777777" w:rsidR="00421D9C" w:rsidRPr="00086AE8" w:rsidRDefault="00421D9C" w:rsidP="00421D9C">
            <w:pPr>
              <w:numPr>
                <w:ilvl w:val="0"/>
                <w:numId w:val="36"/>
              </w:numPr>
              <w:jc w:val="left"/>
              <w:rPr>
                <w:lang w:val="en-ID"/>
              </w:rPr>
            </w:pPr>
            <w:r w:rsidRPr="00086AE8">
              <w:rPr>
                <w:lang w:val="en-ID"/>
              </w:rPr>
              <w:t>// Fill context section</w:t>
            </w:r>
          </w:p>
          <w:p w14:paraId="2797F410" w14:textId="77777777" w:rsidR="00421D9C" w:rsidRPr="00086AE8" w:rsidRDefault="00421D9C" w:rsidP="00421D9C">
            <w:pPr>
              <w:numPr>
                <w:ilvl w:val="0"/>
                <w:numId w:val="36"/>
              </w:numPr>
              <w:jc w:val="left"/>
              <w:rPr>
                <w:lang w:val="en-ID"/>
              </w:rPr>
            </w:pPr>
            <w:r w:rsidRPr="00086AE8">
              <w:rPr>
                <w:lang w:val="en-ID"/>
              </w:rPr>
              <w:t>ir2['input']['context']['application_goal'] ← "Implement a React.js frontend that follows the given process flow and role-based interaction model"</w:t>
            </w:r>
          </w:p>
          <w:p w14:paraId="0B7ACB87" w14:textId="77777777" w:rsidR="00421D9C" w:rsidRPr="00086AE8" w:rsidRDefault="00421D9C" w:rsidP="00421D9C">
            <w:pPr>
              <w:numPr>
                <w:ilvl w:val="0"/>
                <w:numId w:val="36"/>
              </w:numPr>
              <w:jc w:val="left"/>
              <w:rPr>
                <w:lang w:val="en-ID"/>
              </w:rPr>
            </w:pPr>
            <w:r w:rsidRPr="00086AE8">
              <w:rPr>
                <w:lang w:val="en-ID"/>
              </w:rPr>
              <w:t>ir2['input']['context']['architecture_style'] ← "modular"</w:t>
            </w:r>
          </w:p>
          <w:p w14:paraId="00DEB8FD" w14:textId="77777777" w:rsidR="00421D9C" w:rsidRPr="00086AE8" w:rsidRDefault="00421D9C" w:rsidP="00421D9C">
            <w:pPr>
              <w:numPr>
                <w:ilvl w:val="0"/>
                <w:numId w:val="36"/>
              </w:numPr>
              <w:jc w:val="left"/>
              <w:rPr>
                <w:lang w:val="en-ID"/>
              </w:rPr>
            </w:pPr>
            <w:r w:rsidRPr="00086AE8">
              <w:rPr>
                <w:lang w:val="en-ID"/>
              </w:rPr>
              <w:t>ir2['input']['context']['coding_convention'] ← "clean, maintainable, and idiomatic React"</w:t>
            </w:r>
          </w:p>
          <w:p w14:paraId="7B6B6533" w14:textId="77777777" w:rsidR="00421D9C" w:rsidRPr="00086AE8" w:rsidRDefault="00421D9C" w:rsidP="00421D9C">
            <w:pPr>
              <w:numPr>
                <w:ilvl w:val="0"/>
                <w:numId w:val="36"/>
              </w:numPr>
              <w:jc w:val="left"/>
              <w:rPr>
                <w:lang w:val="en-ID"/>
              </w:rPr>
            </w:pPr>
            <w:r w:rsidRPr="00086AE8">
              <w:rPr>
                <w:lang w:val="en-ID"/>
              </w:rPr>
              <w:t>// Set project details</w:t>
            </w:r>
          </w:p>
          <w:p w14:paraId="62164492" w14:textId="77777777" w:rsidR="00421D9C" w:rsidRPr="00086AE8" w:rsidRDefault="00421D9C" w:rsidP="00421D9C">
            <w:pPr>
              <w:numPr>
                <w:ilvl w:val="0"/>
                <w:numId w:val="36"/>
              </w:numPr>
              <w:jc w:val="left"/>
              <w:rPr>
                <w:lang w:val="en-ID"/>
              </w:rPr>
            </w:pPr>
            <w:r w:rsidRPr="00086AE8">
              <w:rPr>
                <w:lang w:val="en-ID"/>
              </w:rPr>
              <w:t>project_name ← Derive_Project_Name_From_IR1(ir1) // e.g., from main process name or collaboration name</w:t>
            </w:r>
          </w:p>
          <w:p w14:paraId="0B5181C3" w14:textId="77777777" w:rsidR="00421D9C" w:rsidRPr="00086AE8" w:rsidRDefault="00421D9C" w:rsidP="00421D9C">
            <w:pPr>
              <w:numPr>
                <w:ilvl w:val="0"/>
                <w:numId w:val="36"/>
              </w:numPr>
              <w:jc w:val="left"/>
              <w:rPr>
                <w:lang w:val="en-ID"/>
              </w:rPr>
            </w:pPr>
            <w:r w:rsidRPr="00086AE8">
              <w:rPr>
                <w:lang w:val="en-ID"/>
              </w:rPr>
              <w:t>ir2['input']['model']['project']['name'] ← project_name</w:t>
            </w:r>
          </w:p>
          <w:p w14:paraId="50EBDED2" w14:textId="77777777" w:rsidR="00421D9C" w:rsidRPr="00086AE8" w:rsidRDefault="00421D9C" w:rsidP="00421D9C">
            <w:pPr>
              <w:numPr>
                <w:ilvl w:val="0"/>
                <w:numId w:val="36"/>
              </w:numPr>
              <w:jc w:val="left"/>
              <w:rPr>
                <w:lang w:val="en-ID"/>
              </w:rPr>
            </w:pPr>
            <w:r w:rsidRPr="00086AE8">
              <w:rPr>
                <w:lang w:val="en-ID"/>
              </w:rPr>
              <w:t>ir2['input']['model']['project']['entryComponent'] ← "App"</w:t>
            </w:r>
          </w:p>
          <w:p w14:paraId="03CFF4FC" w14:textId="77777777" w:rsidR="00421D9C" w:rsidRPr="00086AE8" w:rsidRDefault="00421D9C" w:rsidP="00421D9C">
            <w:pPr>
              <w:numPr>
                <w:ilvl w:val="0"/>
                <w:numId w:val="36"/>
              </w:numPr>
              <w:jc w:val="left"/>
              <w:rPr>
                <w:lang w:val="en-ID"/>
              </w:rPr>
            </w:pPr>
            <w:r w:rsidRPr="00086AE8">
              <w:rPr>
                <w:lang w:val="en-ID"/>
              </w:rPr>
              <w:t>ir2['input']['model']['project']['routingStrategy'] ← "client-side"</w:t>
            </w:r>
          </w:p>
          <w:p w14:paraId="5BF62117" w14:textId="77777777" w:rsidR="00421D9C" w:rsidRPr="00086AE8" w:rsidRDefault="00421D9C" w:rsidP="00421D9C">
            <w:pPr>
              <w:numPr>
                <w:ilvl w:val="0"/>
                <w:numId w:val="36"/>
              </w:numPr>
              <w:jc w:val="left"/>
              <w:rPr>
                <w:lang w:val="en-ID"/>
              </w:rPr>
            </w:pPr>
            <w:r w:rsidRPr="00086AE8">
              <w:rPr>
                <w:lang w:val="en-ID"/>
              </w:rPr>
              <w:t>// Extract and create modules based on pools</w:t>
            </w:r>
          </w:p>
          <w:p w14:paraId="0C605C61" w14:textId="77777777" w:rsidR="00421D9C" w:rsidRPr="00086AE8" w:rsidRDefault="00421D9C" w:rsidP="00421D9C">
            <w:pPr>
              <w:numPr>
                <w:ilvl w:val="0"/>
                <w:numId w:val="36"/>
              </w:numPr>
              <w:jc w:val="left"/>
              <w:rPr>
                <w:lang w:val="en-ID"/>
              </w:rPr>
            </w:pPr>
            <w:r w:rsidRPr="00086AE8">
              <w:rPr>
                <w:lang w:val="en-ID"/>
              </w:rPr>
              <w:t>Initialize modules_list ← []</w:t>
            </w:r>
          </w:p>
          <w:p w14:paraId="67C4B3BA" w14:textId="77777777" w:rsidR="00421D9C" w:rsidRPr="00086AE8" w:rsidRDefault="00421D9C" w:rsidP="00421D9C">
            <w:pPr>
              <w:numPr>
                <w:ilvl w:val="0"/>
                <w:numId w:val="36"/>
              </w:numPr>
              <w:jc w:val="left"/>
              <w:rPr>
                <w:lang w:val="en-ID"/>
              </w:rPr>
            </w:pPr>
            <w:r w:rsidRPr="00086AE8">
              <w:rPr>
                <w:lang w:val="en-ID"/>
              </w:rPr>
              <w:t>FOR EACH pool IN ir1['collaboration']['pools']:</w:t>
            </w:r>
          </w:p>
          <w:p w14:paraId="002FD325" w14:textId="77777777" w:rsidR="00421D9C" w:rsidRPr="00086AE8" w:rsidRDefault="00421D9C" w:rsidP="00421D9C">
            <w:pPr>
              <w:numPr>
                <w:ilvl w:val="0"/>
                <w:numId w:val="36"/>
              </w:numPr>
              <w:jc w:val="left"/>
              <w:rPr>
                <w:lang w:val="en-ID"/>
              </w:rPr>
            </w:pPr>
            <w:r w:rsidRPr="00086AE8">
              <w:rPr>
                <w:lang w:val="en-ID"/>
              </w:rPr>
              <w:t>module_name ← Normalize_Name(pool['name']) // e.g., "Customer" → "customer"</w:t>
            </w:r>
          </w:p>
          <w:p w14:paraId="45C3ED7C" w14:textId="77777777" w:rsidR="00421D9C" w:rsidRPr="00086AE8" w:rsidRDefault="00421D9C" w:rsidP="00421D9C">
            <w:pPr>
              <w:numPr>
                <w:ilvl w:val="0"/>
                <w:numId w:val="36"/>
              </w:numPr>
              <w:jc w:val="left"/>
              <w:rPr>
                <w:lang w:val="en-ID"/>
              </w:rPr>
            </w:pPr>
            <w:r w:rsidRPr="00086AE8">
              <w:rPr>
                <w:lang w:val="en-ID"/>
              </w:rPr>
              <w:lastRenderedPageBreak/>
              <w:t>module_entry ← { "name": module_name, "pages": [], "components": [], "services": [] }</w:t>
            </w:r>
          </w:p>
          <w:p w14:paraId="087A8CFC" w14:textId="77777777" w:rsidR="00421D9C" w:rsidRPr="00086AE8" w:rsidRDefault="00421D9C" w:rsidP="00421D9C">
            <w:pPr>
              <w:numPr>
                <w:ilvl w:val="0"/>
                <w:numId w:val="36"/>
              </w:numPr>
              <w:jc w:val="left"/>
              <w:rPr>
                <w:lang w:val="en-ID"/>
              </w:rPr>
            </w:pPr>
            <w:r w:rsidRPr="00086AE8">
              <w:rPr>
                <w:lang w:val="en-ID"/>
              </w:rPr>
              <w:t>Append module_entry to modules_list</w:t>
            </w:r>
          </w:p>
          <w:p w14:paraId="607F66BA" w14:textId="77777777" w:rsidR="00421D9C" w:rsidRPr="00086AE8" w:rsidRDefault="00421D9C" w:rsidP="00421D9C">
            <w:pPr>
              <w:numPr>
                <w:ilvl w:val="0"/>
                <w:numId w:val="36"/>
              </w:numPr>
              <w:jc w:val="left"/>
              <w:rPr>
                <w:lang w:val="en-ID"/>
              </w:rPr>
            </w:pPr>
            <w:r w:rsidRPr="00086AE8">
              <w:rPr>
                <w:lang w:val="en-ID"/>
              </w:rPr>
              <w:t>END FOR</w:t>
            </w:r>
          </w:p>
          <w:p w14:paraId="1294DCD8" w14:textId="77777777" w:rsidR="00421D9C" w:rsidRPr="00086AE8" w:rsidRDefault="00421D9C" w:rsidP="00421D9C">
            <w:pPr>
              <w:numPr>
                <w:ilvl w:val="0"/>
                <w:numId w:val="36"/>
              </w:numPr>
              <w:jc w:val="left"/>
              <w:rPr>
                <w:lang w:val="en-ID"/>
              </w:rPr>
            </w:pPr>
            <w:r w:rsidRPr="00086AE8">
              <w:rPr>
                <w:lang w:val="en-ID"/>
              </w:rPr>
              <w:t>// Populate pages from tasks within each pool</w:t>
            </w:r>
          </w:p>
          <w:p w14:paraId="73E8F3D4" w14:textId="77777777" w:rsidR="00421D9C" w:rsidRPr="00086AE8" w:rsidRDefault="00421D9C" w:rsidP="00421D9C">
            <w:pPr>
              <w:numPr>
                <w:ilvl w:val="0"/>
                <w:numId w:val="36"/>
              </w:numPr>
              <w:jc w:val="left"/>
              <w:rPr>
                <w:lang w:val="en-ID"/>
              </w:rPr>
            </w:pPr>
            <w:r w:rsidRPr="00086AE8">
              <w:rPr>
                <w:lang w:val="en-ID"/>
              </w:rPr>
              <w:t>FOR EACH task IN ir1['tasks']:</w:t>
            </w:r>
          </w:p>
          <w:p w14:paraId="4ADEF00B" w14:textId="77777777" w:rsidR="00421D9C" w:rsidRPr="00086AE8" w:rsidRDefault="00421D9C" w:rsidP="00421D9C">
            <w:pPr>
              <w:numPr>
                <w:ilvl w:val="0"/>
                <w:numId w:val="36"/>
              </w:numPr>
              <w:jc w:val="left"/>
              <w:rPr>
                <w:lang w:val="en-ID"/>
              </w:rPr>
            </w:pPr>
            <w:r w:rsidRPr="00086AE8">
              <w:rPr>
                <w:lang w:val="en-ID"/>
              </w:rPr>
              <w:t>Determine owning_pool from task location in lanes or flow context</w:t>
            </w:r>
          </w:p>
          <w:p w14:paraId="65ABC2B7" w14:textId="77777777" w:rsidR="00421D9C" w:rsidRPr="00086AE8" w:rsidRDefault="00421D9C" w:rsidP="00421D9C">
            <w:pPr>
              <w:numPr>
                <w:ilvl w:val="0"/>
                <w:numId w:val="36"/>
              </w:numPr>
              <w:jc w:val="left"/>
              <w:rPr>
                <w:lang w:val="en-ID"/>
              </w:rPr>
            </w:pPr>
            <w:r w:rsidRPr="00086AE8">
              <w:rPr>
                <w:lang w:val="en-ID"/>
              </w:rPr>
              <w:t>module_name ← Find_Corresponding_Module(owning_pool, modules_list)</w:t>
            </w:r>
          </w:p>
          <w:p w14:paraId="0959D5D4" w14:textId="77777777" w:rsidR="00421D9C" w:rsidRPr="00086AE8" w:rsidRDefault="00421D9C" w:rsidP="00421D9C">
            <w:pPr>
              <w:numPr>
                <w:ilvl w:val="0"/>
                <w:numId w:val="36"/>
              </w:numPr>
              <w:jc w:val="left"/>
              <w:rPr>
                <w:lang w:val="en-ID"/>
              </w:rPr>
            </w:pPr>
            <w:r w:rsidRPr="00086AE8">
              <w:rPr>
                <w:lang w:val="en-ID"/>
              </w:rPr>
              <w:t>page_name ← Capitalize_and_Normalize(task['name']) + "Page"</w:t>
            </w:r>
          </w:p>
          <w:p w14:paraId="566CD658" w14:textId="77777777" w:rsidR="00421D9C" w:rsidRPr="00086AE8" w:rsidRDefault="00421D9C" w:rsidP="00421D9C">
            <w:pPr>
              <w:numPr>
                <w:ilvl w:val="0"/>
                <w:numId w:val="36"/>
              </w:numPr>
              <w:jc w:val="left"/>
              <w:rPr>
                <w:lang w:val="en-ID"/>
              </w:rPr>
            </w:pPr>
            <w:r w:rsidRPr="00086AE8">
              <w:rPr>
                <w:lang w:val="en-ID"/>
              </w:rPr>
              <w:t>route_path ← "/" + module_name + "/" + Slugify(task['name'])</w:t>
            </w:r>
          </w:p>
          <w:p w14:paraId="2867CDE1" w14:textId="77777777" w:rsidR="00421D9C" w:rsidRPr="00086AE8" w:rsidRDefault="00421D9C" w:rsidP="00421D9C">
            <w:pPr>
              <w:numPr>
                <w:ilvl w:val="0"/>
                <w:numId w:val="36"/>
              </w:numPr>
              <w:jc w:val="left"/>
              <w:rPr>
                <w:lang w:val="en-ID"/>
              </w:rPr>
            </w:pPr>
            <w:r w:rsidRPr="00086AE8">
              <w:rPr>
                <w:lang w:val="en-ID"/>
              </w:rPr>
              <w:t>ui_type ← Map_Task_Type_to_UI(task['type']) // e.g., userTask → "form", sendTask → "standard"</w:t>
            </w:r>
          </w:p>
          <w:p w14:paraId="3151F766" w14:textId="77777777" w:rsidR="00421D9C" w:rsidRPr="00086AE8" w:rsidRDefault="00421D9C" w:rsidP="00421D9C">
            <w:pPr>
              <w:numPr>
                <w:ilvl w:val="0"/>
                <w:numId w:val="36"/>
              </w:numPr>
              <w:jc w:val="left"/>
              <w:rPr>
                <w:lang w:val="en-ID"/>
              </w:rPr>
            </w:pPr>
            <w:r w:rsidRPr="00086AE8">
              <w:rPr>
                <w:lang w:val="en-ID"/>
              </w:rPr>
              <w:t>page_entry ← { "name": page_name, "route": route_path, "uiType": ui_type }</w:t>
            </w:r>
          </w:p>
          <w:p w14:paraId="308CC28C" w14:textId="77777777" w:rsidR="00421D9C" w:rsidRPr="00086AE8" w:rsidRDefault="00421D9C" w:rsidP="00421D9C">
            <w:pPr>
              <w:numPr>
                <w:ilvl w:val="0"/>
                <w:numId w:val="36"/>
              </w:numPr>
              <w:jc w:val="left"/>
              <w:rPr>
                <w:lang w:val="en-ID"/>
              </w:rPr>
            </w:pPr>
            <w:r w:rsidRPr="00086AE8">
              <w:rPr>
                <w:lang w:val="en-ID"/>
              </w:rPr>
              <w:t>Append page_entry to corresponding module's pages in modules_list</w:t>
            </w:r>
          </w:p>
          <w:p w14:paraId="23103B12" w14:textId="77777777" w:rsidR="00421D9C" w:rsidRPr="00086AE8" w:rsidRDefault="00421D9C" w:rsidP="00421D9C">
            <w:pPr>
              <w:numPr>
                <w:ilvl w:val="0"/>
                <w:numId w:val="36"/>
              </w:numPr>
              <w:jc w:val="left"/>
              <w:rPr>
                <w:lang w:val="en-ID"/>
              </w:rPr>
            </w:pPr>
            <w:r w:rsidRPr="00086AE8">
              <w:rPr>
                <w:lang w:val="en-ID"/>
              </w:rPr>
              <w:t>END FOR</w:t>
            </w:r>
          </w:p>
          <w:p w14:paraId="40B6DC95" w14:textId="77777777" w:rsidR="00421D9C" w:rsidRPr="00086AE8" w:rsidRDefault="00421D9C" w:rsidP="00421D9C">
            <w:pPr>
              <w:numPr>
                <w:ilvl w:val="0"/>
                <w:numId w:val="36"/>
              </w:numPr>
              <w:jc w:val="left"/>
              <w:rPr>
                <w:lang w:val="en-ID"/>
              </w:rPr>
            </w:pPr>
            <w:r w:rsidRPr="00086AE8">
              <w:rPr>
                <w:lang w:val="en-ID"/>
              </w:rPr>
              <w:t>// Generate routing table</w:t>
            </w:r>
          </w:p>
          <w:p w14:paraId="42391F10" w14:textId="77777777" w:rsidR="00421D9C" w:rsidRPr="00086AE8" w:rsidRDefault="00421D9C" w:rsidP="00421D9C">
            <w:pPr>
              <w:numPr>
                <w:ilvl w:val="0"/>
                <w:numId w:val="36"/>
              </w:numPr>
              <w:jc w:val="left"/>
              <w:rPr>
                <w:lang w:val="en-ID"/>
              </w:rPr>
            </w:pPr>
            <w:r w:rsidRPr="00086AE8">
              <w:rPr>
                <w:lang w:val="en-ID"/>
              </w:rPr>
              <w:t>Initialize routing_list ← []</w:t>
            </w:r>
          </w:p>
          <w:p w14:paraId="246987F9" w14:textId="77777777" w:rsidR="00421D9C" w:rsidRPr="00086AE8" w:rsidRDefault="00421D9C" w:rsidP="00421D9C">
            <w:pPr>
              <w:numPr>
                <w:ilvl w:val="0"/>
                <w:numId w:val="36"/>
              </w:numPr>
              <w:jc w:val="left"/>
              <w:rPr>
                <w:lang w:val="en-ID"/>
              </w:rPr>
            </w:pPr>
            <w:r w:rsidRPr="00086AE8">
              <w:rPr>
                <w:lang w:val="en-ID"/>
              </w:rPr>
              <w:t>FOR EACH module IN modules_list:</w:t>
            </w:r>
          </w:p>
          <w:p w14:paraId="7F922927" w14:textId="77777777" w:rsidR="00421D9C" w:rsidRPr="00086AE8" w:rsidRDefault="00421D9C" w:rsidP="00421D9C">
            <w:pPr>
              <w:numPr>
                <w:ilvl w:val="0"/>
                <w:numId w:val="36"/>
              </w:numPr>
              <w:jc w:val="left"/>
              <w:rPr>
                <w:lang w:val="en-ID"/>
              </w:rPr>
            </w:pPr>
            <w:r w:rsidRPr="00086AE8">
              <w:rPr>
                <w:lang w:val="en-ID"/>
              </w:rPr>
              <w:t>FOR EACH page IN module['pages']:</w:t>
            </w:r>
          </w:p>
          <w:p w14:paraId="2541CB3C" w14:textId="77777777" w:rsidR="00421D9C" w:rsidRPr="00086AE8" w:rsidRDefault="00421D9C" w:rsidP="00421D9C">
            <w:pPr>
              <w:numPr>
                <w:ilvl w:val="0"/>
                <w:numId w:val="36"/>
              </w:numPr>
              <w:jc w:val="left"/>
              <w:rPr>
                <w:lang w:val="en-ID"/>
              </w:rPr>
            </w:pPr>
            <w:r w:rsidRPr="00086AE8">
              <w:rPr>
                <w:lang w:val="en-ID"/>
              </w:rPr>
              <w:t>routing_entry ← { "path": page['route'], "page": page['name'] }</w:t>
            </w:r>
          </w:p>
          <w:p w14:paraId="681E7F42" w14:textId="77777777" w:rsidR="00421D9C" w:rsidRPr="00086AE8" w:rsidRDefault="00421D9C" w:rsidP="00421D9C">
            <w:pPr>
              <w:numPr>
                <w:ilvl w:val="0"/>
                <w:numId w:val="36"/>
              </w:numPr>
              <w:jc w:val="left"/>
              <w:rPr>
                <w:lang w:val="en-ID"/>
              </w:rPr>
            </w:pPr>
            <w:r w:rsidRPr="00086AE8">
              <w:rPr>
                <w:lang w:val="en-ID"/>
              </w:rPr>
              <w:t>Append routing_entry to routing_list</w:t>
            </w:r>
          </w:p>
          <w:p w14:paraId="7504E53C" w14:textId="77777777" w:rsidR="00421D9C" w:rsidRPr="00086AE8" w:rsidRDefault="00421D9C" w:rsidP="00421D9C">
            <w:pPr>
              <w:numPr>
                <w:ilvl w:val="0"/>
                <w:numId w:val="36"/>
              </w:numPr>
              <w:jc w:val="left"/>
              <w:rPr>
                <w:lang w:val="en-ID"/>
              </w:rPr>
            </w:pPr>
            <w:r w:rsidRPr="00086AE8">
              <w:rPr>
                <w:lang w:val="en-ID"/>
              </w:rPr>
              <w:t>END FOR</w:t>
            </w:r>
          </w:p>
          <w:p w14:paraId="57DB1BF7" w14:textId="77777777" w:rsidR="00421D9C" w:rsidRPr="00086AE8" w:rsidRDefault="00421D9C" w:rsidP="00421D9C">
            <w:pPr>
              <w:numPr>
                <w:ilvl w:val="0"/>
                <w:numId w:val="36"/>
              </w:numPr>
              <w:jc w:val="left"/>
              <w:rPr>
                <w:lang w:val="en-ID"/>
              </w:rPr>
            </w:pPr>
            <w:r w:rsidRPr="00086AE8">
              <w:rPr>
                <w:lang w:val="en-ID"/>
              </w:rPr>
              <w:t>END FOR</w:t>
            </w:r>
          </w:p>
          <w:p w14:paraId="0BCCC599" w14:textId="77777777" w:rsidR="00421D9C" w:rsidRPr="00086AE8" w:rsidRDefault="00421D9C" w:rsidP="00421D9C">
            <w:pPr>
              <w:numPr>
                <w:ilvl w:val="0"/>
                <w:numId w:val="36"/>
              </w:numPr>
              <w:jc w:val="left"/>
              <w:rPr>
                <w:lang w:val="en-ID"/>
              </w:rPr>
            </w:pPr>
            <w:r w:rsidRPr="00086AE8">
              <w:rPr>
                <w:lang w:val="en-ID"/>
              </w:rPr>
              <w:t>ir2['input']['model']['routing'] ← routing_list</w:t>
            </w:r>
          </w:p>
          <w:p w14:paraId="49C54384" w14:textId="77777777" w:rsidR="00421D9C" w:rsidRPr="00086AE8" w:rsidRDefault="00421D9C" w:rsidP="00421D9C">
            <w:pPr>
              <w:numPr>
                <w:ilvl w:val="0"/>
                <w:numId w:val="36"/>
              </w:numPr>
              <w:jc w:val="left"/>
              <w:rPr>
                <w:lang w:val="en-ID"/>
              </w:rPr>
            </w:pPr>
            <w:r w:rsidRPr="00086AE8">
              <w:rPr>
                <w:lang w:val="en-ID"/>
              </w:rPr>
              <w:t>// Assign modules to IR2</w:t>
            </w:r>
          </w:p>
          <w:p w14:paraId="2FBBFCFD" w14:textId="77777777" w:rsidR="00421D9C" w:rsidRPr="00086AE8" w:rsidRDefault="00421D9C" w:rsidP="00421D9C">
            <w:pPr>
              <w:numPr>
                <w:ilvl w:val="0"/>
                <w:numId w:val="36"/>
              </w:numPr>
              <w:jc w:val="left"/>
              <w:rPr>
                <w:lang w:val="en-ID"/>
              </w:rPr>
            </w:pPr>
            <w:r w:rsidRPr="00086AE8">
              <w:rPr>
                <w:lang w:val="en-ID"/>
              </w:rPr>
              <w:t>ir2['input']['model']['modules'] ← modules_list</w:t>
            </w:r>
          </w:p>
          <w:p w14:paraId="59E54E2D" w14:textId="77777777" w:rsidR="00421D9C" w:rsidRPr="00086AE8" w:rsidRDefault="00421D9C" w:rsidP="00421D9C">
            <w:pPr>
              <w:numPr>
                <w:ilvl w:val="0"/>
                <w:numId w:val="36"/>
              </w:numPr>
              <w:jc w:val="left"/>
              <w:rPr>
                <w:lang w:val="en-ID"/>
              </w:rPr>
            </w:pPr>
            <w:r w:rsidRPr="00086AE8">
              <w:rPr>
                <w:lang w:val="en-ID"/>
              </w:rPr>
              <w:t>// Infer global state from message flows and process variables</w:t>
            </w:r>
          </w:p>
          <w:p w14:paraId="4CF4ED23" w14:textId="77777777" w:rsidR="00421D9C" w:rsidRPr="00086AE8" w:rsidRDefault="00421D9C" w:rsidP="00421D9C">
            <w:pPr>
              <w:numPr>
                <w:ilvl w:val="0"/>
                <w:numId w:val="36"/>
              </w:numPr>
              <w:jc w:val="left"/>
              <w:rPr>
                <w:lang w:val="en-ID"/>
              </w:rPr>
            </w:pPr>
            <w:r w:rsidRPr="00086AE8">
              <w:rPr>
                <w:lang w:val="en-ID"/>
              </w:rPr>
              <w:t>global_state_vars ← Extract_Global_Variables_From_MessageFlows_and_DataObjects(ir1)</w:t>
            </w:r>
          </w:p>
          <w:p w14:paraId="6B3A3AEB" w14:textId="77777777" w:rsidR="00421D9C" w:rsidRPr="00086AE8" w:rsidRDefault="00421D9C" w:rsidP="00421D9C">
            <w:pPr>
              <w:numPr>
                <w:ilvl w:val="0"/>
                <w:numId w:val="36"/>
              </w:numPr>
              <w:jc w:val="left"/>
              <w:rPr>
                <w:lang w:val="en-ID"/>
              </w:rPr>
            </w:pPr>
            <w:r w:rsidRPr="00086AE8">
              <w:rPr>
                <w:lang w:val="en-ID"/>
              </w:rPr>
              <w:t>ir2['input']['model']['state']['global'] ← global_state_vars</w:t>
            </w:r>
          </w:p>
          <w:p w14:paraId="33F33618" w14:textId="77777777" w:rsidR="00421D9C" w:rsidRPr="00086AE8" w:rsidRDefault="00421D9C" w:rsidP="00421D9C">
            <w:pPr>
              <w:numPr>
                <w:ilvl w:val="0"/>
                <w:numId w:val="36"/>
              </w:numPr>
              <w:jc w:val="left"/>
              <w:rPr>
                <w:lang w:val="en-ID"/>
              </w:rPr>
            </w:pPr>
            <w:r w:rsidRPr="00086AE8">
              <w:rPr>
                <w:lang w:val="en-ID"/>
              </w:rPr>
              <w:t>ir2['input']['model']['state']['local'] ← []</w:t>
            </w:r>
          </w:p>
          <w:p w14:paraId="146EFFC7" w14:textId="77777777" w:rsidR="00421D9C" w:rsidRPr="00086AE8" w:rsidRDefault="00421D9C" w:rsidP="00421D9C">
            <w:pPr>
              <w:numPr>
                <w:ilvl w:val="0"/>
                <w:numId w:val="36"/>
              </w:numPr>
              <w:jc w:val="left"/>
              <w:rPr>
                <w:lang w:val="en-ID"/>
              </w:rPr>
            </w:pPr>
            <w:r w:rsidRPr="00086AE8">
              <w:rPr>
                <w:lang w:val="en-ID"/>
              </w:rPr>
              <w:t>// Infer flow control (gateways, parallel branches)</w:t>
            </w:r>
          </w:p>
          <w:p w14:paraId="01572C98" w14:textId="77777777" w:rsidR="00421D9C" w:rsidRPr="00086AE8" w:rsidRDefault="00421D9C" w:rsidP="00421D9C">
            <w:pPr>
              <w:numPr>
                <w:ilvl w:val="0"/>
                <w:numId w:val="36"/>
              </w:numPr>
              <w:jc w:val="left"/>
              <w:rPr>
                <w:lang w:val="en-ID"/>
              </w:rPr>
            </w:pPr>
            <w:r w:rsidRPr="00086AE8">
              <w:rPr>
                <w:lang w:val="en-ID"/>
              </w:rPr>
              <w:t>flow_controls ← Analyze_Gateways_and_Parallel_Flows(ir1['gateways'], ir1['sequenceFlows'])</w:t>
            </w:r>
          </w:p>
          <w:p w14:paraId="085678A5" w14:textId="77777777" w:rsidR="00421D9C" w:rsidRPr="00086AE8" w:rsidRDefault="00421D9C" w:rsidP="00421D9C">
            <w:pPr>
              <w:numPr>
                <w:ilvl w:val="0"/>
                <w:numId w:val="36"/>
              </w:numPr>
              <w:jc w:val="left"/>
              <w:rPr>
                <w:lang w:val="en-ID"/>
              </w:rPr>
            </w:pPr>
            <w:r w:rsidRPr="00086AE8">
              <w:rPr>
                <w:lang w:val="en-ID"/>
              </w:rPr>
              <w:t>ir2['input']['model']['flowControl'] ← flow_controls</w:t>
            </w:r>
          </w:p>
          <w:p w14:paraId="785F18F9" w14:textId="77777777" w:rsidR="00421D9C" w:rsidRPr="00086AE8" w:rsidRDefault="00421D9C" w:rsidP="00421D9C">
            <w:pPr>
              <w:numPr>
                <w:ilvl w:val="0"/>
                <w:numId w:val="36"/>
              </w:numPr>
              <w:jc w:val="left"/>
              <w:rPr>
                <w:lang w:val="en-ID"/>
              </w:rPr>
            </w:pPr>
            <w:r w:rsidRPr="00086AE8">
              <w:rPr>
                <w:lang w:val="en-ID"/>
              </w:rPr>
              <w:t>RETURN ir2</w:t>
            </w:r>
          </w:p>
          <w:p w14:paraId="734DF54A" w14:textId="77777777" w:rsidR="00421D9C" w:rsidRPr="00086AE8" w:rsidRDefault="00421D9C" w:rsidP="008F64FC">
            <w:pPr>
              <w:ind w:firstLine="0"/>
              <w:jc w:val="left"/>
            </w:pPr>
          </w:p>
        </w:tc>
      </w:tr>
    </w:tbl>
    <w:p w14:paraId="7D3706FE" w14:textId="77777777" w:rsidR="00421D9C" w:rsidRPr="00086AE8" w:rsidRDefault="00421D9C" w:rsidP="00421D9C">
      <w:pPr>
        <w:rPr>
          <w:rFonts w:cs="Times New Roman"/>
        </w:rPr>
      </w:pPr>
    </w:p>
    <w:p w14:paraId="4539459E" w14:textId="4677FF05" w:rsidR="008E6EB7" w:rsidRPr="00086AE8" w:rsidRDefault="008E6EB7" w:rsidP="008E6EB7">
      <w:pPr>
        <w:pStyle w:val="Heading3"/>
        <w:rPr>
          <w:rFonts w:ascii="Times New Roman" w:hAnsi="Times New Roman" w:cs="Times New Roman"/>
          <w:color w:val="auto"/>
        </w:rPr>
      </w:pPr>
      <w:bookmarkStart w:id="39" w:name="_Toc220058969"/>
      <w:r w:rsidRPr="00086AE8">
        <w:rPr>
          <w:rFonts w:ascii="Times New Roman" w:hAnsi="Times New Roman" w:cs="Times New Roman"/>
          <w:color w:val="auto"/>
        </w:rPr>
        <w:t>Fine Tuning LLM</w:t>
      </w:r>
      <w:bookmarkEnd w:id="39"/>
    </w:p>
    <w:p w14:paraId="71DEC9C3" w14:textId="0724FF86" w:rsidR="00A94291" w:rsidRPr="00086AE8" w:rsidRDefault="00140C64" w:rsidP="002A7B43">
      <w:pPr>
        <w:pStyle w:val="NormalWeb"/>
        <w:spacing w:line="276" w:lineRule="auto"/>
        <w:ind w:firstLine="113"/>
        <w:jc w:val="both"/>
      </w:pPr>
      <w:r w:rsidRPr="00086AE8">
        <w:t xml:space="preserve">Tahap </w:t>
      </w:r>
      <w:r w:rsidRPr="00086AE8">
        <w:rPr>
          <w:i/>
          <w:iCs/>
        </w:rPr>
        <w:t>fine tuning</w:t>
      </w:r>
      <w:r w:rsidRPr="00086AE8">
        <w:t xml:space="preserve"> pada Qwen2.5-Coder-7B dilakukan untuk menyesuaikan model dasar agar memiliki kompetensi yang lebih terfokus dalam mentransformasikan IR2 menjadi kode React.js yang modular, dan sesuai dengan alur proses bisnis BPMN. Proses adaptasi ini menerapkan teknik Low-Rank Adaptation (LoRA) untuk efisiensi komputasi yang mana hanya sebagian kecil parameter model yang diperbarui sehingga kebutuhan sumber daya dapat ditekan tanpa mengorbankan kualitas keluaran. Dataset disusun dalam bentuk pasangan IR2 dan kode React.js berformat </w:t>
      </w:r>
      <w:r w:rsidRPr="00086AE8">
        <w:rPr>
          <w:i/>
          <w:iCs/>
        </w:rPr>
        <w:t>ChatML</w:t>
      </w:r>
      <w:r w:rsidRPr="00086AE8">
        <w:t xml:space="preserve">, dengan konfigurasi pelatihan meliputi learning rate 2×10⁻⁴, </w:t>
      </w:r>
      <w:r w:rsidRPr="00086AE8">
        <w:rPr>
          <w:i/>
          <w:iCs/>
        </w:rPr>
        <w:t>batch size</w:t>
      </w:r>
      <w:r w:rsidRPr="00086AE8">
        <w:t xml:space="preserve"> 4, 3 </w:t>
      </w:r>
      <w:r w:rsidRPr="00086AE8">
        <w:rPr>
          <w:i/>
          <w:iCs/>
        </w:rPr>
        <w:t>epoch</w:t>
      </w:r>
      <w:r w:rsidRPr="00086AE8">
        <w:t xml:space="preserve">, serta </w:t>
      </w:r>
      <w:r w:rsidRPr="00086AE8">
        <w:rPr>
          <w:i/>
          <w:iCs/>
        </w:rPr>
        <w:t>parameter</w:t>
      </w:r>
      <w:r w:rsidRPr="00086AE8">
        <w:t xml:space="preserve"> LoRA </w:t>
      </w:r>
      <w:r w:rsidRPr="00086AE8">
        <w:rPr>
          <w:i/>
          <w:iCs/>
        </w:rPr>
        <w:t>rank</w:t>
      </w:r>
      <w:r w:rsidRPr="00086AE8">
        <w:t xml:space="preserve"> 16 dan </w:t>
      </w:r>
      <w:r w:rsidRPr="00086AE8">
        <w:rPr>
          <w:i/>
          <w:iCs/>
        </w:rPr>
        <w:t>alpha</w:t>
      </w:r>
      <w:r w:rsidRPr="00086AE8">
        <w:t xml:space="preserve"> 32. Kombinasi ini dipilih untuk </w:t>
      </w:r>
      <w:r w:rsidRPr="00086AE8">
        <w:lastRenderedPageBreak/>
        <w:t xml:space="preserve">mencapai keseimbangan antara laju konvergensi dan pengendalian risiko overfitting. Implementasi pelatihan memanfaatkan </w:t>
      </w:r>
      <w:r w:rsidRPr="00086AE8">
        <w:rPr>
          <w:i/>
          <w:iCs/>
        </w:rPr>
        <w:t>Hugging Face Transformers</w:t>
      </w:r>
      <w:r w:rsidRPr="00086AE8">
        <w:t xml:space="preserve"> dan PEFT yang terintegrasi dengan Unsloth, sehingga proses </w:t>
      </w:r>
      <w:r w:rsidRPr="00086AE8">
        <w:rPr>
          <w:i/>
          <w:iCs/>
        </w:rPr>
        <w:t>fine tuning</w:t>
      </w:r>
      <w:r w:rsidRPr="00086AE8">
        <w:t xml:space="preserve"> dapat dipercepat hingga dua kali lipat pada satu GPU. </w:t>
      </w:r>
      <w:r w:rsidR="00A94291" w:rsidRPr="00086AE8">
        <w:t>Berikut adalah beberapa kode</w:t>
      </w:r>
      <w:r w:rsidRPr="00086AE8">
        <w:t xml:space="preserve"> tahapan</w:t>
      </w:r>
      <w:r w:rsidR="00A94291" w:rsidRPr="00086AE8">
        <w:t xml:space="preserve"> fine</w:t>
      </w:r>
      <w:r w:rsidRPr="00086AE8">
        <w:t xml:space="preserve"> </w:t>
      </w:r>
      <w:r w:rsidR="00A94291" w:rsidRPr="00086AE8">
        <w:t>tuning pada Qwen2.5-Coder-7B</w:t>
      </w:r>
      <w:r w:rsidRPr="00086AE8">
        <w:t>.</w:t>
      </w:r>
    </w:p>
    <w:p w14:paraId="1AD16D2D" w14:textId="63A965E7" w:rsidR="00140C64" w:rsidRPr="00086AE8" w:rsidRDefault="00140C64" w:rsidP="00DA40DB">
      <w:pPr>
        <w:pStyle w:val="NormalWeb"/>
      </w:pPr>
      <w:r w:rsidRPr="00086AE8">
        <w:t>Kode 3.1 Persiapan Model dan Dataset</w:t>
      </w:r>
    </w:p>
    <w:tbl>
      <w:tblPr>
        <w:tblStyle w:val="TableGrid"/>
        <w:tblW w:w="0" w:type="auto"/>
        <w:tblLook w:val="04A0" w:firstRow="1" w:lastRow="0" w:firstColumn="1" w:lastColumn="0" w:noHBand="0" w:noVBand="1"/>
      </w:tblPr>
      <w:tblGrid>
        <w:gridCol w:w="9061"/>
      </w:tblGrid>
      <w:tr w:rsidR="00A94291" w:rsidRPr="00086AE8" w14:paraId="5B5BD38F" w14:textId="77777777" w:rsidTr="00140C64">
        <w:tc>
          <w:tcPr>
            <w:tcW w:w="9061" w:type="dxa"/>
            <w:tcBorders>
              <w:top w:val="nil"/>
              <w:left w:val="nil"/>
              <w:bottom w:val="nil"/>
              <w:right w:val="nil"/>
            </w:tcBorders>
          </w:tcPr>
          <w:p w14:paraId="56981F53" w14:textId="77777777" w:rsidR="00A94291" w:rsidRPr="00086AE8" w:rsidRDefault="00A94291" w:rsidP="00DA40DB">
            <w:pPr>
              <w:ind w:firstLine="0"/>
              <w:jc w:val="left"/>
            </w:pPr>
            <w:r w:rsidRPr="00086AE8">
              <w:t>from transformers import AutoModelForCausalLM, AutoTokenizer, TrainingArguments</w:t>
            </w:r>
          </w:p>
          <w:p w14:paraId="24F6A4BF" w14:textId="77777777" w:rsidR="00A94291" w:rsidRPr="00086AE8" w:rsidRDefault="00A94291" w:rsidP="00DA40DB">
            <w:pPr>
              <w:ind w:firstLine="0"/>
              <w:jc w:val="left"/>
            </w:pPr>
            <w:r w:rsidRPr="00086AE8">
              <w:t>from peft import get_peft_model, LoraConfig</w:t>
            </w:r>
          </w:p>
          <w:p w14:paraId="251B006A" w14:textId="77777777" w:rsidR="00A94291" w:rsidRPr="00086AE8" w:rsidRDefault="00A94291" w:rsidP="00DA40DB">
            <w:pPr>
              <w:ind w:firstLine="0"/>
              <w:jc w:val="left"/>
            </w:pPr>
            <w:r w:rsidRPr="00086AE8">
              <w:t>from datasets import load_dataset</w:t>
            </w:r>
          </w:p>
          <w:p w14:paraId="17EBB1DC" w14:textId="77777777" w:rsidR="00A94291" w:rsidRPr="00086AE8" w:rsidRDefault="00A94291" w:rsidP="00DA40DB">
            <w:pPr>
              <w:ind w:firstLine="0"/>
              <w:jc w:val="left"/>
            </w:pPr>
          </w:p>
          <w:p w14:paraId="4813061C" w14:textId="77777777" w:rsidR="00A94291" w:rsidRPr="00086AE8" w:rsidRDefault="00A94291" w:rsidP="00DA40DB">
            <w:pPr>
              <w:ind w:firstLine="0"/>
              <w:jc w:val="left"/>
            </w:pPr>
            <w:r w:rsidRPr="00086AE8">
              <w:t>model_name = "Qwen/Qwen2.5-Coder-7B"</w:t>
            </w:r>
          </w:p>
          <w:p w14:paraId="1CDE3B10" w14:textId="77777777" w:rsidR="00A94291" w:rsidRPr="00086AE8" w:rsidRDefault="00A94291" w:rsidP="00DA40DB">
            <w:pPr>
              <w:ind w:firstLine="0"/>
              <w:jc w:val="left"/>
            </w:pPr>
            <w:r w:rsidRPr="00086AE8">
              <w:t>model = AutoModelForCausalLM.from_pretrained(model_name, device_map="auto", load_in_4bit=True)</w:t>
            </w:r>
          </w:p>
          <w:p w14:paraId="148C94F4" w14:textId="77777777" w:rsidR="00A94291" w:rsidRPr="00086AE8" w:rsidRDefault="00A94291" w:rsidP="00DA40DB">
            <w:pPr>
              <w:ind w:firstLine="0"/>
              <w:jc w:val="left"/>
            </w:pPr>
            <w:r w:rsidRPr="00086AE8">
              <w:t>tokenizer = AutoTokenizer.from_pretrained(model_name)</w:t>
            </w:r>
          </w:p>
          <w:p w14:paraId="703B1AB2" w14:textId="77777777" w:rsidR="00A94291" w:rsidRPr="00086AE8" w:rsidRDefault="00A94291" w:rsidP="00DA40DB">
            <w:pPr>
              <w:ind w:firstLine="0"/>
              <w:jc w:val="left"/>
            </w:pPr>
          </w:p>
          <w:p w14:paraId="267C1880" w14:textId="77777777" w:rsidR="00A94291" w:rsidRPr="00086AE8" w:rsidRDefault="00A94291" w:rsidP="00DA40DB">
            <w:pPr>
              <w:ind w:firstLine="0"/>
              <w:jc w:val="left"/>
            </w:pPr>
            <w:r w:rsidRPr="00086AE8">
              <w:t># Load dataset pasangan IR2 → Kode React.js dalam format ChatML</w:t>
            </w:r>
          </w:p>
          <w:p w14:paraId="01C4A778" w14:textId="77777777" w:rsidR="00A94291" w:rsidRPr="00086AE8" w:rsidRDefault="00A94291" w:rsidP="00DA40DB">
            <w:pPr>
              <w:ind w:firstLine="0"/>
              <w:jc w:val="left"/>
            </w:pPr>
            <w:r w:rsidRPr="00086AE8">
              <w:t>dataset = load_dataset("json", data_files={"train": "fine_tune_data.json"})</w:t>
            </w:r>
          </w:p>
          <w:p w14:paraId="70594636" w14:textId="77777777" w:rsidR="00A94291" w:rsidRPr="00086AE8" w:rsidRDefault="00A94291" w:rsidP="00DA40DB">
            <w:pPr>
              <w:ind w:firstLine="0"/>
              <w:jc w:val="left"/>
            </w:pPr>
            <w:r w:rsidRPr="00086AE8">
              <w:t>def preprocess_function(examples):</w:t>
            </w:r>
          </w:p>
          <w:p w14:paraId="2BE7787C" w14:textId="6E83FAC3" w:rsidR="00A94291" w:rsidRPr="00086AE8" w:rsidRDefault="00A94291" w:rsidP="00DA40DB">
            <w:pPr>
              <w:ind w:firstLine="0"/>
              <w:jc w:val="left"/>
            </w:pPr>
            <w:r w:rsidRPr="00086AE8">
              <w:t>return tokenizer(examples["input"], examples["output"], truncation=True, max_length=1024)</w:t>
            </w:r>
          </w:p>
          <w:p w14:paraId="6A0608FB" w14:textId="77777777" w:rsidR="00A94291" w:rsidRPr="00086AE8" w:rsidRDefault="00A94291" w:rsidP="00DA40DB">
            <w:pPr>
              <w:ind w:firstLine="0"/>
              <w:jc w:val="left"/>
            </w:pPr>
          </w:p>
          <w:p w14:paraId="66FEE31E" w14:textId="04938085" w:rsidR="00A94291" w:rsidRPr="00086AE8" w:rsidRDefault="00A94291" w:rsidP="00DA40DB">
            <w:pPr>
              <w:ind w:firstLine="0"/>
              <w:jc w:val="left"/>
            </w:pPr>
            <w:r w:rsidRPr="00086AE8">
              <w:t>tokenized_dataset = dataset.map(preprocess_function, batched=True)</w:t>
            </w:r>
          </w:p>
        </w:tc>
      </w:tr>
    </w:tbl>
    <w:p w14:paraId="158D7CB2" w14:textId="77777777" w:rsidR="00A94291" w:rsidRPr="00086AE8" w:rsidRDefault="00A94291" w:rsidP="00140C64">
      <w:pPr>
        <w:ind w:firstLine="0"/>
        <w:rPr>
          <w:rFonts w:cs="Times New Roman"/>
        </w:rPr>
      </w:pPr>
    </w:p>
    <w:p w14:paraId="3811FE63" w14:textId="576A8FC4" w:rsidR="00140C64" w:rsidRPr="00086AE8" w:rsidRDefault="00140C64" w:rsidP="00140C64">
      <w:pPr>
        <w:pStyle w:val="NormalWeb"/>
      </w:pPr>
      <w:r w:rsidRPr="00086AE8">
        <w:t>Kode 3.2 Konfigurasi LoRA dan Trainer</w:t>
      </w:r>
    </w:p>
    <w:tbl>
      <w:tblPr>
        <w:tblStyle w:val="TableGrid"/>
        <w:tblW w:w="0" w:type="auto"/>
        <w:tblLook w:val="04A0" w:firstRow="1" w:lastRow="0" w:firstColumn="1" w:lastColumn="0" w:noHBand="0" w:noVBand="1"/>
      </w:tblPr>
      <w:tblGrid>
        <w:gridCol w:w="9061"/>
      </w:tblGrid>
      <w:tr w:rsidR="00140C64" w:rsidRPr="00086AE8" w14:paraId="6365824D" w14:textId="77777777" w:rsidTr="00140C64">
        <w:tc>
          <w:tcPr>
            <w:tcW w:w="9061" w:type="dxa"/>
            <w:tcBorders>
              <w:top w:val="nil"/>
              <w:left w:val="nil"/>
              <w:bottom w:val="nil"/>
              <w:right w:val="nil"/>
            </w:tcBorders>
          </w:tcPr>
          <w:p w14:paraId="28675187" w14:textId="77777777" w:rsidR="00140C64" w:rsidRPr="00086AE8" w:rsidRDefault="00140C64" w:rsidP="00140C64">
            <w:pPr>
              <w:ind w:firstLine="0"/>
              <w:jc w:val="left"/>
            </w:pPr>
            <w:r w:rsidRPr="00086AE8">
              <w:t>lora_config = LoraConfig(</w:t>
            </w:r>
          </w:p>
          <w:p w14:paraId="1EAF6051" w14:textId="77777777" w:rsidR="00140C64" w:rsidRPr="00086AE8" w:rsidRDefault="00140C64" w:rsidP="00140C64">
            <w:pPr>
              <w:ind w:firstLine="0"/>
              <w:jc w:val="left"/>
            </w:pPr>
            <w:r w:rsidRPr="00086AE8">
              <w:t xml:space="preserve">    r=16,  # Rank LoRA</w:t>
            </w:r>
          </w:p>
          <w:p w14:paraId="490EC6B6" w14:textId="77777777" w:rsidR="00140C64" w:rsidRPr="00086AE8" w:rsidRDefault="00140C64" w:rsidP="00140C64">
            <w:pPr>
              <w:ind w:firstLine="0"/>
              <w:jc w:val="left"/>
            </w:pPr>
            <w:r w:rsidRPr="00086AE8">
              <w:t xml:space="preserve">    lora_alpha=32,</w:t>
            </w:r>
          </w:p>
          <w:p w14:paraId="56EA124D" w14:textId="77777777" w:rsidR="00140C64" w:rsidRPr="00086AE8" w:rsidRDefault="00140C64" w:rsidP="00140C64">
            <w:pPr>
              <w:ind w:firstLine="0"/>
              <w:jc w:val="left"/>
            </w:pPr>
            <w:r w:rsidRPr="00086AE8">
              <w:t xml:space="preserve">    target_modules=["q_proj", "v_proj"],  # Modul transformer yang diadaptasi</w:t>
            </w:r>
          </w:p>
          <w:p w14:paraId="6CCCFA2C" w14:textId="77777777" w:rsidR="00140C64" w:rsidRPr="00086AE8" w:rsidRDefault="00140C64" w:rsidP="00140C64">
            <w:pPr>
              <w:ind w:firstLine="0"/>
              <w:jc w:val="left"/>
            </w:pPr>
            <w:r w:rsidRPr="00086AE8">
              <w:t xml:space="preserve">    lora_dropout=0.05,</w:t>
            </w:r>
          </w:p>
          <w:p w14:paraId="0EA660E6" w14:textId="77777777" w:rsidR="00140C64" w:rsidRPr="00086AE8" w:rsidRDefault="00140C64" w:rsidP="00140C64">
            <w:pPr>
              <w:ind w:firstLine="0"/>
              <w:jc w:val="left"/>
            </w:pPr>
            <w:r w:rsidRPr="00086AE8">
              <w:t xml:space="preserve">    bias="none",</w:t>
            </w:r>
          </w:p>
          <w:p w14:paraId="1FE01539" w14:textId="77777777" w:rsidR="00140C64" w:rsidRPr="00086AE8" w:rsidRDefault="00140C64" w:rsidP="00140C64">
            <w:pPr>
              <w:ind w:firstLine="0"/>
              <w:jc w:val="left"/>
            </w:pPr>
            <w:r w:rsidRPr="00086AE8">
              <w:t xml:space="preserve">    task_type="CAUSAL_LM"</w:t>
            </w:r>
          </w:p>
          <w:p w14:paraId="729AF1FD" w14:textId="77777777" w:rsidR="00140C64" w:rsidRPr="00086AE8" w:rsidRDefault="00140C64" w:rsidP="00140C64">
            <w:pPr>
              <w:ind w:firstLine="0"/>
              <w:jc w:val="left"/>
            </w:pPr>
            <w:r w:rsidRPr="00086AE8">
              <w:t>)</w:t>
            </w:r>
          </w:p>
          <w:p w14:paraId="3D425F49" w14:textId="77777777" w:rsidR="00140C64" w:rsidRPr="00086AE8" w:rsidRDefault="00140C64" w:rsidP="00140C64">
            <w:pPr>
              <w:ind w:firstLine="0"/>
              <w:jc w:val="left"/>
            </w:pPr>
            <w:r w:rsidRPr="00086AE8">
              <w:t>model = get_peft_model(model, lora_config)</w:t>
            </w:r>
          </w:p>
          <w:p w14:paraId="364E4E69" w14:textId="77777777" w:rsidR="00140C64" w:rsidRPr="00086AE8" w:rsidRDefault="00140C64" w:rsidP="00140C64">
            <w:pPr>
              <w:ind w:firstLine="0"/>
              <w:jc w:val="left"/>
            </w:pPr>
          </w:p>
          <w:p w14:paraId="7522D248" w14:textId="77777777" w:rsidR="00140C64" w:rsidRPr="00086AE8" w:rsidRDefault="00140C64" w:rsidP="00140C64">
            <w:pPr>
              <w:ind w:firstLine="0"/>
              <w:jc w:val="left"/>
            </w:pPr>
            <w:r w:rsidRPr="00086AE8">
              <w:t>training_args = TrainingArguments(</w:t>
            </w:r>
          </w:p>
          <w:p w14:paraId="53EA0094" w14:textId="77777777" w:rsidR="00140C64" w:rsidRPr="00086AE8" w:rsidRDefault="00140C64" w:rsidP="00140C64">
            <w:pPr>
              <w:ind w:firstLine="0"/>
              <w:jc w:val="left"/>
            </w:pPr>
            <w:r w:rsidRPr="00086AE8">
              <w:t xml:space="preserve">    output_dir="./lora_qwen_coder",</w:t>
            </w:r>
          </w:p>
          <w:p w14:paraId="5325014F" w14:textId="77777777" w:rsidR="00140C64" w:rsidRPr="00086AE8" w:rsidRDefault="00140C64" w:rsidP="00140C64">
            <w:pPr>
              <w:ind w:firstLine="0"/>
              <w:jc w:val="left"/>
            </w:pPr>
            <w:r w:rsidRPr="00086AE8">
              <w:t xml:space="preserve">    num_train_epochs=3,</w:t>
            </w:r>
          </w:p>
          <w:p w14:paraId="4DB021D8" w14:textId="77777777" w:rsidR="00140C64" w:rsidRPr="00086AE8" w:rsidRDefault="00140C64" w:rsidP="00140C64">
            <w:pPr>
              <w:ind w:firstLine="0"/>
              <w:jc w:val="left"/>
            </w:pPr>
            <w:r w:rsidRPr="00086AE8">
              <w:t xml:space="preserve">    per_device_train_batch_size=4,</w:t>
            </w:r>
          </w:p>
          <w:p w14:paraId="790F35C1" w14:textId="77777777" w:rsidR="00140C64" w:rsidRPr="00086AE8" w:rsidRDefault="00140C64" w:rsidP="00140C64">
            <w:pPr>
              <w:ind w:firstLine="0"/>
              <w:jc w:val="left"/>
            </w:pPr>
            <w:r w:rsidRPr="00086AE8">
              <w:t xml:space="preserve">    gradient_accumulation_steps=4,</w:t>
            </w:r>
          </w:p>
          <w:p w14:paraId="578E2898" w14:textId="77777777" w:rsidR="00140C64" w:rsidRPr="00086AE8" w:rsidRDefault="00140C64" w:rsidP="00140C64">
            <w:pPr>
              <w:ind w:firstLine="0"/>
              <w:jc w:val="left"/>
            </w:pPr>
            <w:r w:rsidRPr="00086AE8">
              <w:t xml:space="preserve">    learning_rate=2e-4,</w:t>
            </w:r>
          </w:p>
          <w:p w14:paraId="03B83640" w14:textId="77777777" w:rsidR="00140C64" w:rsidRPr="00086AE8" w:rsidRDefault="00140C64" w:rsidP="00140C64">
            <w:pPr>
              <w:ind w:firstLine="0"/>
              <w:jc w:val="left"/>
            </w:pPr>
            <w:r w:rsidRPr="00086AE8">
              <w:t xml:space="preserve">    fp16=True,  # Mixed precision untuk hemat VRAM</w:t>
            </w:r>
          </w:p>
          <w:p w14:paraId="4D05DF5C" w14:textId="77777777" w:rsidR="00140C64" w:rsidRPr="00086AE8" w:rsidRDefault="00140C64" w:rsidP="00140C64">
            <w:pPr>
              <w:ind w:firstLine="0"/>
              <w:jc w:val="left"/>
            </w:pPr>
            <w:r w:rsidRPr="00086AE8">
              <w:t xml:space="preserve">    save_steps=500,</w:t>
            </w:r>
          </w:p>
          <w:p w14:paraId="7556A968" w14:textId="77777777" w:rsidR="00140C64" w:rsidRPr="00086AE8" w:rsidRDefault="00140C64" w:rsidP="00140C64">
            <w:pPr>
              <w:ind w:firstLine="0"/>
              <w:jc w:val="left"/>
            </w:pPr>
            <w:r w:rsidRPr="00086AE8">
              <w:t xml:space="preserve">    logging_steps=100,</w:t>
            </w:r>
          </w:p>
          <w:p w14:paraId="18ADE495" w14:textId="77777777" w:rsidR="00140C64" w:rsidRPr="00086AE8" w:rsidRDefault="00140C64" w:rsidP="00140C64">
            <w:pPr>
              <w:ind w:firstLine="0"/>
              <w:jc w:val="left"/>
            </w:pPr>
            <w:r w:rsidRPr="00086AE8">
              <w:t xml:space="preserve">    optim="adamw_torch"</w:t>
            </w:r>
          </w:p>
          <w:p w14:paraId="6226EDE3" w14:textId="77777777" w:rsidR="00140C64" w:rsidRPr="00086AE8" w:rsidRDefault="00140C64" w:rsidP="00140C64">
            <w:pPr>
              <w:ind w:firstLine="0"/>
              <w:jc w:val="left"/>
            </w:pPr>
            <w:r w:rsidRPr="00086AE8">
              <w:t>)</w:t>
            </w:r>
          </w:p>
          <w:p w14:paraId="0A80FB6E" w14:textId="77777777" w:rsidR="00140C64" w:rsidRPr="00086AE8" w:rsidRDefault="00140C64" w:rsidP="00140C64">
            <w:pPr>
              <w:ind w:firstLine="0"/>
              <w:jc w:val="left"/>
            </w:pPr>
          </w:p>
          <w:p w14:paraId="113A55E6" w14:textId="77777777" w:rsidR="00140C64" w:rsidRPr="00086AE8" w:rsidRDefault="00140C64" w:rsidP="00140C64">
            <w:pPr>
              <w:ind w:firstLine="0"/>
              <w:jc w:val="left"/>
            </w:pPr>
            <w:r w:rsidRPr="00086AE8">
              <w:t>from trl import SFTTrainer</w:t>
            </w:r>
          </w:p>
          <w:p w14:paraId="05FE0F1B" w14:textId="77777777" w:rsidR="00140C64" w:rsidRPr="00086AE8" w:rsidRDefault="00140C64" w:rsidP="00140C64">
            <w:pPr>
              <w:ind w:firstLine="0"/>
              <w:jc w:val="left"/>
            </w:pPr>
            <w:r w:rsidRPr="00086AE8">
              <w:lastRenderedPageBreak/>
              <w:t>trainer = SFTTrainer(</w:t>
            </w:r>
          </w:p>
          <w:p w14:paraId="7E963B46" w14:textId="77777777" w:rsidR="00140C64" w:rsidRPr="00086AE8" w:rsidRDefault="00140C64" w:rsidP="00140C64">
            <w:pPr>
              <w:ind w:firstLine="0"/>
              <w:jc w:val="left"/>
            </w:pPr>
            <w:r w:rsidRPr="00086AE8">
              <w:t xml:space="preserve">    model=model,</w:t>
            </w:r>
          </w:p>
          <w:p w14:paraId="646CDCAC" w14:textId="77777777" w:rsidR="00140C64" w:rsidRPr="00086AE8" w:rsidRDefault="00140C64" w:rsidP="00140C64">
            <w:pPr>
              <w:ind w:firstLine="0"/>
              <w:jc w:val="left"/>
            </w:pPr>
            <w:r w:rsidRPr="00086AE8">
              <w:t xml:space="preserve">    args=training_args,</w:t>
            </w:r>
          </w:p>
          <w:p w14:paraId="3F5A9038" w14:textId="77777777" w:rsidR="00140C64" w:rsidRPr="00086AE8" w:rsidRDefault="00140C64" w:rsidP="00140C64">
            <w:pPr>
              <w:ind w:firstLine="0"/>
              <w:jc w:val="left"/>
            </w:pPr>
            <w:r w:rsidRPr="00086AE8">
              <w:t xml:space="preserve">    train_dataset=tokenized_dataset["train"],</w:t>
            </w:r>
          </w:p>
          <w:p w14:paraId="105B971A" w14:textId="77777777" w:rsidR="00140C64" w:rsidRPr="00086AE8" w:rsidRDefault="00140C64" w:rsidP="00140C64">
            <w:pPr>
              <w:ind w:firstLine="0"/>
              <w:jc w:val="left"/>
            </w:pPr>
            <w:r w:rsidRPr="00086AE8">
              <w:t xml:space="preserve">    tokenizer=tokenizer,</w:t>
            </w:r>
          </w:p>
          <w:p w14:paraId="24C0835C" w14:textId="77777777" w:rsidR="00140C64" w:rsidRPr="00086AE8" w:rsidRDefault="00140C64" w:rsidP="00140C64">
            <w:pPr>
              <w:ind w:firstLine="0"/>
              <w:jc w:val="left"/>
            </w:pPr>
            <w:r w:rsidRPr="00086AE8">
              <w:t xml:space="preserve">    peft_config=lora_config</w:t>
            </w:r>
          </w:p>
          <w:p w14:paraId="6EC3AA34" w14:textId="087C1BC5" w:rsidR="00140C64" w:rsidRPr="00086AE8" w:rsidRDefault="00140C64" w:rsidP="00140C64">
            <w:pPr>
              <w:ind w:firstLine="0"/>
              <w:jc w:val="left"/>
            </w:pPr>
            <w:r w:rsidRPr="00086AE8">
              <w:t>)</w:t>
            </w:r>
          </w:p>
        </w:tc>
      </w:tr>
    </w:tbl>
    <w:p w14:paraId="6EC28916" w14:textId="77777777" w:rsidR="00140C64" w:rsidRPr="00086AE8" w:rsidRDefault="00140C64" w:rsidP="00140C64">
      <w:pPr>
        <w:ind w:firstLine="0"/>
        <w:rPr>
          <w:rFonts w:cs="Times New Roman"/>
        </w:rPr>
      </w:pPr>
    </w:p>
    <w:p w14:paraId="29172753" w14:textId="12F0AC31" w:rsidR="00140C64" w:rsidRPr="00086AE8" w:rsidRDefault="00140C64" w:rsidP="00140C64">
      <w:pPr>
        <w:pStyle w:val="NormalWeb"/>
      </w:pPr>
      <w:r w:rsidRPr="00086AE8">
        <w:t>Kode 3.3 Pelatihan dan Penyimpanan Model</w:t>
      </w:r>
    </w:p>
    <w:tbl>
      <w:tblPr>
        <w:tblStyle w:val="TableGrid"/>
        <w:tblW w:w="0" w:type="auto"/>
        <w:tblLook w:val="04A0" w:firstRow="1" w:lastRow="0" w:firstColumn="1" w:lastColumn="0" w:noHBand="0" w:noVBand="1"/>
      </w:tblPr>
      <w:tblGrid>
        <w:gridCol w:w="9061"/>
      </w:tblGrid>
      <w:tr w:rsidR="00140C64" w:rsidRPr="00086AE8" w14:paraId="3E750438" w14:textId="77777777" w:rsidTr="00140C64">
        <w:tc>
          <w:tcPr>
            <w:tcW w:w="9061" w:type="dxa"/>
            <w:tcBorders>
              <w:top w:val="nil"/>
              <w:left w:val="nil"/>
              <w:bottom w:val="nil"/>
              <w:right w:val="nil"/>
            </w:tcBorders>
          </w:tcPr>
          <w:p w14:paraId="551FC405" w14:textId="4CFFCE02" w:rsidR="00140C64" w:rsidRPr="00086AE8" w:rsidRDefault="00140C64" w:rsidP="00140C64">
            <w:pPr>
              <w:pStyle w:val="NormalWeb"/>
            </w:pPr>
            <w:r w:rsidRPr="00086AE8">
              <w:t>trainer.train()</w:t>
            </w:r>
          </w:p>
          <w:p w14:paraId="3EAFD081" w14:textId="77777777" w:rsidR="00140C64" w:rsidRPr="00086AE8" w:rsidRDefault="00140C64" w:rsidP="00140C64">
            <w:pPr>
              <w:pStyle w:val="NormalWeb"/>
            </w:pPr>
            <w:r w:rsidRPr="00086AE8">
              <w:t># Simpan adapter LoRA</w:t>
            </w:r>
          </w:p>
          <w:p w14:paraId="79DEB2C9" w14:textId="77777777" w:rsidR="00140C64" w:rsidRPr="00086AE8" w:rsidRDefault="00140C64" w:rsidP="00140C64">
            <w:pPr>
              <w:pStyle w:val="NormalWeb"/>
            </w:pPr>
            <w:r w:rsidRPr="00086AE8">
              <w:t>model.save_pretrained("lora_adapter")</w:t>
            </w:r>
          </w:p>
          <w:p w14:paraId="471367A9" w14:textId="0C8EFFF1" w:rsidR="00140C64" w:rsidRPr="00086AE8" w:rsidRDefault="00140C64" w:rsidP="00140C64">
            <w:pPr>
              <w:pStyle w:val="NormalWeb"/>
            </w:pPr>
            <w:r w:rsidRPr="00086AE8">
              <w:t>tokenizer.save_pretrained("lora_adapter")</w:t>
            </w:r>
          </w:p>
          <w:p w14:paraId="4E7CA4D2" w14:textId="77777777" w:rsidR="00140C64" w:rsidRPr="00086AE8" w:rsidRDefault="00140C64" w:rsidP="00140C64">
            <w:pPr>
              <w:pStyle w:val="NormalWeb"/>
            </w:pPr>
            <w:r w:rsidRPr="00086AE8">
              <w:t># Merge LoRA dengan model base (opsional untuk deployment)</w:t>
            </w:r>
          </w:p>
          <w:p w14:paraId="1ECBF1BF" w14:textId="77777777" w:rsidR="00140C64" w:rsidRPr="00086AE8" w:rsidRDefault="00140C64" w:rsidP="00140C64">
            <w:pPr>
              <w:pStyle w:val="NormalWeb"/>
            </w:pPr>
            <w:r w:rsidRPr="00086AE8">
              <w:t>merged_model = model.merge_and_unload()</w:t>
            </w:r>
          </w:p>
          <w:p w14:paraId="4EB986CB" w14:textId="1105DD9E" w:rsidR="00140C64" w:rsidRPr="00086AE8" w:rsidRDefault="00140C64" w:rsidP="00140C64">
            <w:pPr>
              <w:pStyle w:val="NormalWeb"/>
            </w:pPr>
            <w:r w:rsidRPr="00086AE8">
              <w:t>merged_model.save_pretrained("fine_tuned_qwen_coder_7b")</w:t>
            </w:r>
          </w:p>
        </w:tc>
      </w:tr>
    </w:tbl>
    <w:p w14:paraId="2445E962" w14:textId="77777777" w:rsidR="00140C64" w:rsidRPr="00086AE8" w:rsidRDefault="00140C64" w:rsidP="00140C64">
      <w:pPr>
        <w:ind w:firstLine="0"/>
        <w:rPr>
          <w:rFonts w:cs="Times New Roman"/>
        </w:rPr>
      </w:pPr>
    </w:p>
    <w:p w14:paraId="492A408C" w14:textId="770BD484" w:rsidR="008E6EB7" w:rsidRPr="00086AE8" w:rsidRDefault="00A94291" w:rsidP="008F64FC">
      <w:pPr>
        <w:pStyle w:val="Heading3"/>
        <w:rPr>
          <w:rFonts w:ascii="Times New Roman" w:hAnsi="Times New Roman" w:cs="Times New Roman"/>
          <w:color w:val="auto"/>
        </w:rPr>
      </w:pPr>
      <w:bookmarkStart w:id="40" w:name="_Toc220058970"/>
      <w:r w:rsidRPr="00086AE8">
        <w:rPr>
          <w:rFonts w:ascii="Times New Roman" w:hAnsi="Times New Roman" w:cs="Times New Roman"/>
          <w:color w:val="auto"/>
        </w:rPr>
        <w:t>Retrieval-Augmented Generation</w:t>
      </w:r>
      <w:bookmarkEnd w:id="40"/>
      <w:r w:rsidRPr="00086AE8">
        <w:rPr>
          <w:rFonts w:ascii="Times New Roman" w:hAnsi="Times New Roman" w:cs="Times New Roman"/>
          <w:color w:val="auto"/>
        </w:rPr>
        <w:t xml:space="preserve"> </w:t>
      </w:r>
    </w:p>
    <w:p w14:paraId="21578DF4" w14:textId="2170B30C" w:rsidR="002A7B43" w:rsidRPr="00086AE8" w:rsidRDefault="002A7B43" w:rsidP="002A7B43">
      <w:pPr>
        <w:spacing w:line="276" w:lineRule="auto"/>
        <w:rPr>
          <w:rFonts w:cs="Times New Roman"/>
        </w:rPr>
      </w:pPr>
      <w:r w:rsidRPr="00086AE8">
        <w:rPr>
          <w:rFonts w:cs="Times New Roman"/>
        </w:rPr>
        <w:t xml:space="preserve">Retrieval-Augmented Generation (RAG) digunakan sebagai mekanisme penguatan eksternal untuk melengkapi keterbatasan pengetahuan internal model setelah proses fine-tuning. Seluruh sumber pengetahuan eksternal untuk LLM diproses melalui tahap </w:t>
      </w:r>
      <w:r w:rsidRPr="00086AE8">
        <w:rPr>
          <w:rFonts w:cs="Times New Roman"/>
          <w:i/>
          <w:iCs/>
        </w:rPr>
        <w:t>chunking</w:t>
      </w:r>
      <w:r w:rsidRPr="00086AE8">
        <w:rPr>
          <w:rFonts w:cs="Times New Roman"/>
        </w:rPr>
        <w:t xml:space="preserve"> dengan ukuran sekitar 800–1200 token dan </w:t>
      </w:r>
      <w:r w:rsidRPr="00086AE8">
        <w:rPr>
          <w:rFonts w:cs="Times New Roman"/>
          <w:i/>
          <w:iCs/>
        </w:rPr>
        <w:t>overlap</w:t>
      </w:r>
      <w:r w:rsidRPr="00086AE8">
        <w:rPr>
          <w:rFonts w:cs="Times New Roman"/>
        </w:rPr>
        <w:t xml:space="preserve"> 150 token, kemudian direpresentasikan dalam bentuk vektor menggunakan model </w:t>
      </w:r>
      <w:r w:rsidRPr="00086AE8">
        <w:rPr>
          <w:rFonts w:cs="Times New Roman"/>
          <w:i/>
          <w:iCs/>
        </w:rPr>
        <w:t>SentenceTransformer</w:t>
      </w:r>
      <w:r w:rsidRPr="00086AE8">
        <w:rPr>
          <w:rFonts w:cs="Times New Roman"/>
        </w:rPr>
        <w:t xml:space="preserve"> </w:t>
      </w:r>
      <w:r w:rsidRPr="00086AE8">
        <w:rPr>
          <w:rFonts w:cs="Times New Roman"/>
          <w:i/>
          <w:iCs/>
        </w:rPr>
        <w:t>all-MiniLM-L6-v2</w:t>
      </w:r>
      <w:r w:rsidRPr="00086AE8">
        <w:rPr>
          <w:rFonts w:cs="Times New Roman"/>
        </w:rPr>
        <w:t xml:space="preserve"> dan diindeks ke dalam ChromaDB sebagai vector penyimpanan yang dilengkapi metadata seperti sumber, bagian dokumen, dan lokasi berkas. Ketika IR2 diberikan sebagai masukan, mekanisme CoT digunakan untuk membentuk kueri retrieval yang spesifik, sehingga sistem dapat mengembalikan 6–10 chunk dengan relevansi tertinggi. Potongan</w:t>
      </w:r>
      <w:r w:rsidR="00DA40DB" w:rsidRPr="00086AE8">
        <w:rPr>
          <w:rFonts w:cs="Times New Roman"/>
        </w:rPr>
        <w:t xml:space="preserve"> - </w:t>
      </w:r>
      <w:r w:rsidRPr="00086AE8">
        <w:rPr>
          <w:rFonts w:cs="Times New Roman"/>
        </w:rPr>
        <w:t xml:space="preserve">potongan ini selanjutnya disisipkan ke dalam prompt akhir LLM dengan instruksi eksplisit untuk merujuk pada golden template, dokumentasi BPMN, dan React.js, sehingga kode yang dihasilkan tetap konsisten dengan struktur direktori ideal, semantik proses bisnis, serta </w:t>
      </w:r>
      <w:r w:rsidR="00DA40DB" w:rsidRPr="00086AE8">
        <w:rPr>
          <w:rFonts w:cs="Times New Roman"/>
        </w:rPr>
        <w:t xml:space="preserve">memenuhi </w:t>
      </w:r>
      <w:r w:rsidRPr="00086AE8">
        <w:rPr>
          <w:rFonts w:cs="Times New Roman"/>
        </w:rPr>
        <w:t xml:space="preserve">standar industri </w:t>
      </w:r>
      <w:r w:rsidR="00DA40DB" w:rsidRPr="00086AE8">
        <w:rPr>
          <w:rFonts w:cs="Times New Roman"/>
        </w:rPr>
        <w:t xml:space="preserve">kode </w:t>
      </w:r>
      <w:r w:rsidRPr="00086AE8">
        <w:rPr>
          <w:rFonts w:cs="Times New Roman"/>
        </w:rPr>
        <w:t>React</w:t>
      </w:r>
      <w:r w:rsidR="00DA40DB" w:rsidRPr="00086AE8">
        <w:rPr>
          <w:rFonts w:cs="Times New Roman"/>
        </w:rPr>
        <w:t>.js</w:t>
      </w:r>
      <w:r w:rsidRPr="00086AE8">
        <w:rPr>
          <w:rFonts w:cs="Times New Roman"/>
        </w:rPr>
        <w:t>.</w:t>
      </w:r>
      <w:r w:rsidR="00DA40DB" w:rsidRPr="00086AE8">
        <w:rPr>
          <w:rFonts w:cs="Times New Roman"/>
        </w:rPr>
        <w:t xml:space="preserve"> Berikut adalah beberapa kode tahapan dalam implementasi RAG : </w:t>
      </w:r>
    </w:p>
    <w:p w14:paraId="765D72AD" w14:textId="1FF32F74" w:rsidR="00DA40DB" w:rsidRPr="00086AE8" w:rsidRDefault="00DA40DB" w:rsidP="00DA40DB">
      <w:pPr>
        <w:pStyle w:val="NormalWeb"/>
      </w:pPr>
      <w:r w:rsidRPr="00086AE8">
        <w:t>Kode 3.4 Persiapan Indexing Basis Pengetahuan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DA40DB" w:rsidRPr="00086AE8" w14:paraId="2F695E4C" w14:textId="77777777" w:rsidTr="00774D4A">
        <w:tc>
          <w:tcPr>
            <w:tcW w:w="9061" w:type="dxa"/>
          </w:tcPr>
          <w:p w14:paraId="63922CB9" w14:textId="77777777" w:rsidR="00DA40DB" w:rsidRPr="00086AE8" w:rsidRDefault="00DA40DB" w:rsidP="00DA40DB">
            <w:pPr>
              <w:ind w:firstLine="0"/>
              <w:jc w:val="left"/>
            </w:pPr>
            <w:r w:rsidRPr="00086AE8">
              <w:t>import chromadb</w:t>
            </w:r>
          </w:p>
          <w:p w14:paraId="79CA945D" w14:textId="77777777" w:rsidR="00DA40DB" w:rsidRPr="00086AE8" w:rsidRDefault="00DA40DB" w:rsidP="00DA40DB">
            <w:pPr>
              <w:ind w:firstLine="0"/>
              <w:jc w:val="left"/>
            </w:pPr>
            <w:r w:rsidRPr="00086AE8">
              <w:t>from chromadb.utils import embedding_functions</w:t>
            </w:r>
          </w:p>
          <w:p w14:paraId="6BAAA7D9" w14:textId="77777777" w:rsidR="00DA40DB" w:rsidRPr="00086AE8" w:rsidRDefault="00DA40DB" w:rsidP="00DA40DB">
            <w:pPr>
              <w:ind w:firstLine="0"/>
              <w:jc w:val="left"/>
            </w:pPr>
            <w:r w:rsidRPr="00086AE8">
              <w:t>import os</w:t>
            </w:r>
          </w:p>
          <w:p w14:paraId="0CF6179C" w14:textId="77777777" w:rsidR="00DA40DB" w:rsidRPr="00086AE8" w:rsidRDefault="00DA40DB" w:rsidP="00DA40DB">
            <w:pPr>
              <w:ind w:firstLine="0"/>
              <w:jc w:val="left"/>
            </w:pPr>
          </w:p>
          <w:p w14:paraId="57F4852D" w14:textId="77777777" w:rsidR="00DA40DB" w:rsidRPr="00086AE8" w:rsidRDefault="00DA40DB" w:rsidP="00DA40DB">
            <w:pPr>
              <w:ind w:firstLine="0"/>
              <w:jc w:val="left"/>
            </w:pPr>
            <w:r w:rsidRPr="00086AE8">
              <w:t>client = chromadb.PersistentClient(path="./rag_knowledge_db")</w:t>
            </w:r>
          </w:p>
          <w:p w14:paraId="5AA5F074" w14:textId="77777777" w:rsidR="00DA40DB" w:rsidRPr="00086AE8" w:rsidRDefault="00DA40DB" w:rsidP="00DA40DB">
            <w:pPr>
              <w:ind w:firstLine="0"/>
              <w:jc w:val="left"/>
            </w:pPr>
            <w:r w:rsidRPr="00086AE8">
              <w:lastRenderedPageBreak/>
              <w:t>embedding_fn = embedding_functions.SentenceTransformerEmbeddingFunction(model_name="all-MiniLM-L6-v2")</w:t>
            </w:r>
          </w:p>
          <w:p w14:paraId="2B067B91" w14:textId="77777777" w:rsidR="00DA40DB" w:rsidRPr="00086AE8" w:rsidRDefault="00DA40DB" w:rsidP="00DA40DB">
            <w:pPr>
              <w:ind w:firstLine="0"/>
              <w:jc w:val="left"/>
            </w:pPr>
          </w:p>
          <w:p w14:paraId="32BF32F5" w14:textId="77777777" w:rsidR="00DA40DB" w:rsidRPr="00086AE8" w:rsidRDefault="00DA40DB" w:rsidP="00DA40DB">
            <w:pPr>
              <w:ind w:firstLine="0"/>
              <w:jc w:val="left"/>
            </w:pPr>
            <w:r w:rsidRPr="00086AE8">
              <w:t>collection = client.get_or_create_collection(</w:t>
            </w:r>
          </w:p>
          <w:p w14:paraId="6C12AD34" w14:textId="77777777" w:rsidR="00DA40DB" w:rsidRPr="00086AE8" w:rsidRDefault="00DA40DB" w:rsidP="00DA40DB">
            <w:pPr>
              <w:ind w:firstLine="0"/>
              <w:jc w:val="left"/>
            </w:pPr>
            <w:r w:rsidRPr="00086AE8">
              <w:t xml:space="preserve">    name="react_bpmn_rag",</w:t>
            </w:r>
          </w:p>
          <w:p w14:paraId="238B99AE" w14:textId="77777777" w:rsidR="00DA40DB" w:rsidRPr="00086AE8" w:rsidRDefault="00DA40DB" w:rsidP="00DA40DB">
            <w:pPr>
              <w:ind w:firstLine="0"/>
              <w:jc w:val="left"/>
            </w:pPr>
            <w:r w:rsidRPr="00086AE8">
              <w:t xml:space="preserve">    embedding_function=embedding_fn</w:t>
            </w:r>
          </w:p>
          <w:p w14:paraId="3D93705E" w14:textId="77777777" w:rsidR="00DA40DB" w:rsidRPr="00086AE8" w:rsidRDefault="00DA40DB" w:rsidP="00DA40DB">
            <w:pPr>
              <w:ind w:firstLine="0"/>
              <w:jc w:val="left"/>
            </w:pPr>
            <w:r w:rsidRPr="00086AE8">
              <w:t>)</w:t>
            </w:r>
          </w:p>
          <w:p w14:paraId="5C4A9CEA" w14:textId="77777777" w:rsidR="00DA40DB" w:rsidRPr="00086AE8" w:rsidRDefault="00DA40DB" w:rsidP="00DA40DB">
            <w:pPr>
              <w:ind w:firstLine="0"/>
              <w:jc w:val="left"/>
            </w:pPr>
          </w:p>
          <w:p w14:paraId="3572A3E3" w14:textId="77777777" w:rsidR="00DA40DB" w:rsidRPr="00086AE8" w:rsidRDefault="00DA40DB" w:rsidP="00DA40DB">
            <w:pPr>
              <w:ind w:firstLine="0"/>
              <w:jc w:val="left"/>
            </w:pPr>
            <w:r w:rsidRPr="00086AE8">
              <w:t># Fungsi untuk index folder golden template</w:t>
            </w:r>
          </w:p>
          <w:p w14:paraId="0A05FE01" w14:textId="77777777" w:rsidR="00DA40DB" w:rsidRPr="00086AE8" w:rsidRDefault="00DA40DB" w:rsidP="00DA40DB">
            <w:pPr>
              <w:ind w:firstLine="0"/>
              <w:jc w:val="left"/>
            </w:pPr>
            <w:r w:rsidRPr="00086AE8">
              <w:t>def index_golden_template(project_path):</w:t>
            </w:r>
          </w:p>
          <w:p w14:paraId="22EE2B3B" w14:textId="77777777" w:rsidR="00DA40DB" w:rsidRPr="00086AE8" w:rsidRDefault="00DA40DB" w:rsidP="00DA40DB">
            <w:pPr>
              <w:ind w:firstLine="0"/>
              <w:jc w:val="left"/>
            </w:pPr>
            <w:r w:rsidRPr="00086AE8">
              <w:t xml:space="preserve">    documents, metadatas, ids = [], [], []</w:t>
            </w:r>
          </w:p>
          <w:p w14:paraId="25FD391F" w14:textId="77777777" w:rsidR="00DA40DB" w:rsidRPr="00086AE8" w:rsidRDefault="00DA40DB" w:rsidP="00DA40DB">
            <w:pPr>
              <w:ind w:firstLine="0"/>
              <w:jc w:val="left"/>
            </w:pPr>
            <w:r w:rsidRPr="00086AE8">
              <w:t xml:space="preserve">    for root, _, files in os.walk(project_path):</w:t>
            </w:r>
          </w:p>
          <w:p w14:paraId="7E85270F" w14:textId="77777777" w:rsidR="00DA40DB" w:rsidRPr="00086AE8" w:rsidRDefault="00DA40DB" w:rsidP="00DA40DB">
            <w:pPr>
              <w:ind w:firstLine="0"/>
              <w:jc w:val="left"/>
            </w:pPr>
            <w:r w:rsidRPr="00086AE8">
              <w:t xml:space="preserve">        for file in files:</w:t>
            </w:r>
          </w:p>
          <w:p w14:paraId="5538719E" w14:textId="77777777" w:rsidR="00DA40DB" w:rsidRPr="00086AE8" w:rsidRDefault="00DA40DB" w:rsidP="00DA40DB">
            <w:pPr>
              <w:ind w:firstLine="0"/>
              <w:jc w:val="left"/>
            </w:pPr>
            <w:r w:rsidRPr="00086AE8">
              <w:t xml:space="preserve">            if file.endswith((".tsx", ".ts", ".jsx", ".js", ".json", ".md")):</w:t>
            </w:r>
          </w:p>
          <w:p w14:paraId="716BAE4F" w14:textId="77777777" w:rsidR="00DA40DB" w:rsidRPr="00086AE8" w:rsidRDefault="00DA40DB" w:rsidP="00DA40DB">
            <w:pPr>
              <w:ind w:firstLine="0"/>
              <w:jc w:val="left"/>
            </w:pPr>
            <w:r w:rsidRPr="00086AE8">
              <w:t xml:space="preserve">                path = os.path.join(root, file)</w:t>
            </w:r>
          </w:p>
          <w:p w14:paraId="4B0B0CD4" w14:textId="77777777" w:rsidR="00DA40DB" w:rsidRPr="00086AE8" w:rsidRDefault="00DA40DB" w:rsidP="00DA40DB">
            <w:pPr>
              <w:ind w:firstLine="0"/>
              <w:jc w:val="left"/>
            </w:pPr>
            <w:r w:rsidRPr="00086AE8">
              <w:t xml:space="preserve">                rel_path = os.path.relpath(path, project_path)</w:t>
            </w:r>
          </w:p>
          <w:p w14:paraId="01F7EBE0" w14:textId="77777777" w:rsidR="00DA40DB" w:rsidRPr="00086AE8" w:rsidRDefault="00DA40DB" w:rsidP="00DA40DB">
            <w:pPr>
              <w:ind w:firstLine="0"/>
              <w:jc w:val="left"/>
            </w:pPr>
            <w:r w:rsidRPr="00086AE8">
              <w:t xml:space="preserve">                with open(path, "r", encoding="utf-8") as f:</w:t>
            </w:r>
          </w:p>
          <w:p w14:paraId="1F208F19" w14:textId="77777777" w:rsidR="00DA40DB" w:rsidRPr="00086AE8" w:rsidRDefault="00DA40DB" w:rsidP="00DA40DB">
            <w:pPr>
              <w:ind w:firstLine="0"/>
              <w:jc w:val="left"/>
            </w:pPr>
            <w:r w:rsidRPr="00086AE8">
              <w:t xml:space="preserve">                    content = f.read()</w:t>
            </w:r>
          </w:p>
          <w:p w14:paraId="3F1E77B1" w14:textId="77777777" w:rsidR="00DA40DB" w:rsidRPr="00086AE8" w:rsidRDefault="00DA40DB" w:rsidP="00DA40DB">
            <w:pPr>
              <w:ind w:firstLine="0"/>
              <w:jc w:val="left"/>
            </w:pPr>
            <w:r w:rsidRPr="00086AE8">
              <w:t xml:space="preserve">                documents.append(content)</w:t>
            </w:r>
          </w:p>
          <w:p w14:paraId="0EE2A855" w14:textId="77777777" w:rsidR="00DA40DB" w:rsidRPr="00086AE8" w:rsidRDefault="00DA40DB" w:rsidP="00DA40DB">
            <w:pPr>
              <w:ind w:firstLine="0"/>
              <w:jc w:val="left"/>
            </w:pPr>
            <w:r w:rsidRPr="00086AE8">
              <w:t xml:space="preserve">                metadatas.append({"source": "golden_template", "path": rel_path})</w:t>
            </w:r>
          </w:p>
          <w:p w14:paraId="28606EFE" w14:textId="77777777" w:rsidR="00DA40DB" w:rsidRPr="00086AE8" w:rsidRDefault="00DA40DB" w:rsidP="00DA40DB">
            <w:pPr>
              <w:ind w:firstLine="0"/>
              <w:jc w:val="left"/>
            </w:pPr>
            <w:r w:rsidRPr="00086AE8">
              <w:t xml:space="preserve">                ids.append(rel_path.replace("/", "_").replace(".", "_"))</w:t>
            </w:r>
          </w:p>
          <w:p w14:paraId="168EBCE6" w14:textId="77777777" w:rsidR="00DA40DB" w:rsidRPr="00086AE8" w:rsidRDefault="00DA40DB" w:rsidP="00DA40DB">
            <w:pPr>
              <w:ind w:firstLine="0"/>
              <w:jc w:val="left"/>
            </w:pPr>
            <w:r w:rsidRPr="00086AE8">
              <w:t xml:space="preserve">    if documents:</w:t>
            </w:r>
          </w:p>
          <w:p w14:paraId="7CF186FD" w14:textId="77777777" w:rsidR="00DA40DB" w:rsidRPr="00086AE8" w:rsidRDefault="00DA40DB" w:rsidP="00DA40DB">
            <w:pPr>
              <w:ind w:firstLine="0"/>
              <w:jc w:val="left"/>
            </w:pPr>
            <w:r w:rsidRPr="00086AE8">
              <w:t xml:space="preserve">        collection.add(documents=documents, metadatas=metadatas, ids=ids)</w:t>
            </w:r>
          </w:p>
          <w:p w14:paraId="58D48408" w14:textId="77777777" w:rsidR="00DA40DB" w:rsidRPr="00086AE8" w:rsidRDefault="00DA40DB" w:rsidP="00DA40DB">
            <w:pPr>
              <w:ind w:firstLine="0"/>
              <w:jc w:val="left"/>
            </w:pPr>
            <w:r w:rsidRPr="00086AE8">
              <w:t xml:space="preserve">        print(f"</w:t>
            </w:r>
            <w:r w:rsidRPr="00086AE8">
              <w:rPr>
                <w:rFonts w:ascii="Segoe UI Symbol" w:hAnsi="Segoe UI Symbol" w:cs="Segoe UI Symbol"/>
              </w:rPr>
              <w:t>✓</w:t>
            </w:r>
            <w:r w:rsidRPr="00086AE8">
              <w:t xml:space="preserve"> {len(documents)} file golden template diindeks")</w:t>
            </w:r>
          </w:p>
          <w:p w14:paraId="6BDA04F0" w14:textId="77777777" w:rsidR="00DA40DB" w:rsidRPr="00086AE8" w:rsidRDefault="00DA40DB" w:rsidP="00DA40DB">
            <w:pPr>
              <w:ind w:firstLine="0"/>
              <w:jc w:val="left"/>
            </w:pPr>
          </w:p>
          <w:p w14:paraId="25FC69D1" w14:textId="4C7E4568" w:rsidR="00DA40DB" w:rsidRPr="00086AE8" w:rsidRDefault="00DA40DB" w:rsidP="00DA40DB">
            <w:pPr>
              <w:ind w:firstLine="0"/>
              <w:jc w:val="left"/>
            </w:pPr>
            <w:r w:rsidRPr="00086AE8">
              <w:t># Fungsi untuk index PDF/docs BPMN &amp; React</w:t>
            </w:r>
          </w:p>
          <w:p w14:paraId="5F744FDD" w14:textId="77777777" w:rsidR="00DA40DB" w:rsidRPr="00086AE8" w:rsidRDefault="00DA40DB" w:rsidP="00DA40DB">
            <w:pPr>
              <w:ind w:firstLine="0"/>
              <w:jc w:val="left"/>
            </w:pPr>
            <w:r w:rsidRPr="00086AE8">
              <w:t>def index_document(text_content, source_name, section):</w:t>
            </w:r>
          </w:p>
          <w:p w14:paraId="0C28C26E" w14:textId="77777777" w:rsidR="00DA40DB" w:rsidRPr="00086AE8" w:rsidRDefault="00DA40DB" w:rsidP="00DA40DB">
            <w:pPr>
              <w:ind w:firstLine="0"/>
              <w:jc w:val="left"/>
            </w:pPr>
            <w:r w:rsidRPr="00086AE8">
              <w:t xml:space="preserve">    chunk_size = 1000</w:t>
            </w:r>
          </w:p>
          <w:p w14:paraId="12B7B414" w14:textId="77777777" w:rsidR="00DA40DB" w:rsidRPr="00086AE8" w:rsidRDefault="00DA40DB" w:rsidP="00DA40DB">
            <w:pPr>
              <w:ind w:firstLine="0"/>
              <w:jc w:val="left"/>
            </w:pPr>
            <w:r w:rsidRPr="00086AE8">
              <w:t xml:space="preserve">    chunks = [text_content[i:i+chunk_size] for i in range(0, len(text_content), chunk_size)]</w:t>
            </w:r>
          </w:p>
          <w:p w14:paraId="2C842CFF" w14:textId="77777777" w:rsidR="00DA40DB" w:rsidRPr="00086AE8" w:rsidRDefault="00DA40DB" w:rsidP="00DA40DB">
            <w:pPr>
              <w:ind w:firstLine="0"/>
              <w:jc w:val="left"/>
            </w:pPr>
            <w:r w:rsidRPr="00086AE8">
              <w:t xml:space="preserve">    documents = chunks</w:t>
            </w:r>
          </w:p>
          <w:p w14:paraId="65BF0249" w14:textId="77777777" w:rsidR="00DA40DB" w:rsidRPr="00086AE8" w:rsidRDefault="00DA40DB" w:rsidP="00DA40DB">
            <w:pPr>
              <w:ind w:firstLine="0"/>
              <w:jc w:val="left"/>
            </w:pPr>
            <w:r w:rsidRPr="00086AE8">
              <w:t xml:space="preserve">    metadatas = [{"source": source_name, "section": section} for _ in chunks]</w:t>
            </w:r>
          </w:p>
          <w:p w14:paraId="6BC78794" w14:textId="77777777" w:rsidR="00DA40DB" w:rsidRPr="00086AE8" w:rsidRDefault="00DA40DB" w:rsidP="00DA40DB">
            <w:pPr>
              <w:ind w:firstLine="0"/>
              <w:jc w:val="left"/>
            </w:pPr>
            <w:r w:rsidRPr="00086AE8">
              <w:t xml:space="preserve">    ids = [f"{source_name}_{i}" for i in range(len(chunks))]</w:t>
            </w:r>
          </w:p>
          <w:p w14:paraId="60A92988" w14:textId="77777777" w:rsidR="00DA40DB" w:rsidRPr="00086AE8" w:rsidRDefault="00DA40DB" w:rsidP="00DA40DB">
            <w:pPr>
              <w:ind w:firstLine="0"/>
              <w:jc w:val="left"/>
            </w:pPr>
            <w:r w:rsidRPr="00086AE8">
              <w:t xml:space="preserve">    collection.add(documents=documents, metadatas=metadatas, ids=ids)</w:t>
            </w:r>
          </w:p>
          <w:p w14:paraId="462309FD" w14:textId="433E6A3C" w:rsidR="00DA40DB" w:rsidRPr="00086AE8" w:rsidRDefault="00DA40DB" w:rsidP="00DA40DB">
            <w:pPr>
              <w:ind w:firstLine="0"/>
              <w:jc w:val="left"/>
            </w:pPr>
          </w:p>
          <w:p w14:paraId="4942F890" w14:textId="77777777" w:rsidR="00DA40DB" w:rsidRPr="00086AE8" w:rsidRDefault="00DA40DB" w:rsidP="00DA40DB">
            <w:pPr>
              <w:ind w:firstLine="0"/>
              <w:jc w:val="left"/>
            </w:pPr>
            <w:r w:rsidRPr="00086AE8">
              <w:t>index_golden_template("./my-golden-react-app")</w:t>
            </w:r>
          </w:p>
          <w:p w14:paraId="29469B5C" w14:textId="77777777" w:rsidR="00DA40DB" w:rsidRPr="00086AE8" w:rsidRDefault="00DA40DB" w:rsidP="00DA40DB">
            <w:pPr>
              <w:ind w:firstLine="0"/>
              <w:jc w:val="left"/>
            </w:pPr>
            <w:r w:rsidRPr="00086AE8">
              <w:t># index_document(bpmn_spec_text, "bpmn_official", "Gateways")  # dari PDF BPMN</w:t>
            </w:r>
          </w:p>
          <w:p w14:paraId="599B21B7" w14:textId="14C2D33E" w:rsidR="00DA40DB" w:rsidRPr="00086AE8" w:rsidRDefault="00DA40DB" w:rsidP="00DA40DB">
            <w:pPr>
              <w:ind w:firstLine="0"/>
              <w:jc w:val="left"/>
            </w:pPr>
            <w:r w:rsidRPr="00086AE8">
              <w:t># index_document(react_docs_text, "react_official", "Hooks")   # dari react.dev</w:t>
            </w:r>
          </w:p>
        </w:tc>
      </w:tr>
    </w:tbl>
    <w:p w14:paraId="59F54996" w14:textId="77777777" w:rsidR="00DA40DB" w:rsidRPr="00086AE8" w:rsidRDefault="00DA40DB" w:rsidP="00DA40DB">
      <w:pPr>
        <w:spacing w:line="276" w:lineRule="auto"/>
        <w:ind w:firstLine="0"/>
        <w:rPr>
          <w:rFonts w:cs="Times New Roman"/>
        </w:rPr>
      </w:pPr>
    </w:p>
    <w:p w14:paraId="3CC3D1F9" w14:textId="31FDBB7F" w:rsidR="00DA40DB" w:rsidRPr="00086AE8" w:rsidRDefault="00DA40DB" w:rsidP="00DA40DB">
      <w:pPr>
        <w:pStyle w:val="NormalWeb"/>
      </w:pPr>
      <w:r w:rsidRPr="00086AE8">
        <w:t xml:space="preserve">Kode 3.5 </w:t>
      </w:r>
      <w:r w:rsidRPr="00086AE8">
        <w:rPr>
          <w:i/>
          <w:iCs/>
        </w:rPr>
        <w:t>Retrieval</w:t>
      </w:r>
      <w:r w:rsidRPr="00086AE8">
        <w:t xml:space="preserve"> dan </w:t>
      </w:r>
      <w:r w:rsidRPr="00086AE8">
        <w:rPr>
          <w:i/>
          <w:iCs/>
        </w:rPr>
        <w:t>Augment Prompt</w:t>
      </w:r>
      <w:r w:rsidRPr="00086AE8">
        <w:t xml:space="preserve"> saat generasi Kode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DA40DB" w:rsidRPr="00086AE8" w14:paraId="252BAA7E" w14:textId="77777777" w:rsidTr="00774D4A">
        <w:tc>
          <w:tcPr>
            <w:tcW w:w="9061" w:type="dxa"/>
          </w:tcPr>
          <w:p w14:paraId="0847BBA1" w14:textId="77777777" w:rsidR="00DA40DB" w:rsidRPr="00086AE8" w:rsidRDefault="00DA40DB" w:rsidP="00DA40DB">
            <w:pPr>
              <w:ind w:firstLine="0"/>
              <w:jc w:val="left"/>
            </w:pPr>
            <w:r w:rsidRPr="00086AE8">
              <w:t>def retrieve_relevant_chunks(query, top_k=6):</w:t>
            </w:r>
          </w:p>
          <w:p w14:paraId="42F5B879" w14:textId="77777777" w:rsidR="00DA40DB" w:rsidRPr="00086AE8" w:rsidRDefault="00DA40DB" w:rsidP="00DA40DB">
            <w:pPr>
              <w:ind w:firstLine="0"/>
              <w:jc w:val="left"/>
            </w:pPr>
            <w:r w:rsidRPr="00086AE8">
              <w:t xml:space="preserve">    results = collection.query(</w:t>
            </w:r>
          </w:p>
          <w:p w14:paraId="67B2E181" w14:textId="77777777" w:rsidR="00DA40DB" w:rsidRPr="00086AE8" w:rsidRDefault="00DA40DB" w:rsidP="00DA40DB">
            <w:pPr>
              <w:ind w:firstLine="0"/>
              <w:jc w:val="left"/>
            </w:pPr>
            <w:r w:rsidRPr="00086AE8">
              <w:t xml:space="preserve">        query_texts=[query],</w:t>
            </w:r>
          </w:p>
          <w:p w14:paraId="5482131D" w14:textId="77777777" w:rsidR="00DA40DB" w:rsidRPr="00086AE8" w:rsidRDefault="00DA40DB" w:rsidP="00DA40DB">
            <w:pPr>
              <w:ind w:firstLine="0"/>
              <w:jc w:val="left"/>
            </w:pPr>
            <w:r w:rsidRPr="00086AE8">
              <w:t xml:space="preserve">        n_results=top_k,</w:t>
            </w:r>
          </w:p>
          <w:p w14:paraId="1D24260A" w14:textId="77777777" w:rsidR="00DA40DB" w:rsidRPr="00086AE8" w:rsidRDefault="00DA40DB" w:rsidP="00DA40DB">
            <w:pPr>
              <w:ind w:firstLine="0"/>
              <w:jc w:val="left"/>
            </w:pPr>
            <w:r w:rsidRPr="00086AE8">
              <w:t xml:space="preserve">        include=["documents", "metadatas"]</w:t>
            </w:r>
          </w:p>
          <w:p w14:paraId="0ED413B2" w14:textId="77777777" w:rsidR="00DA40DB" w:rsidRPr="00086AE8" w:rsidRDefault="00DA40DB" w:rsidP="00DA40DB">
            <w:pPr>
              <w:ind w:firstLine="0"/>
              <w:jc w:val="left"/>
            </w:pPr>
            <w:r w:rsidRPr="00086AE8">
              <w:t xml:space="preserve">    )</w:t>
            </w:r>
          </w:p>
          <w:p w14:paraId="790440C5" w14:textId="77777777" w:rsidR="00DA40DB" w:rsidRPr="00086AE8" w:rsidRDefault="00DA40DB" w:rsidP="00DA40DB">
            <w:pPr>
              <w:ind w:firstLine="0"/>
              <w:jc w:val="left"/>
            </w:pPr>
            <w:r w:rsidRPr="00086AE8">
              <w:t xml:space="preserve">    contexts = []</w:t>
            </w:r>
          </w:p>
          <w:p w14:paraId="3335ACBE" w14:textId="77777777" w:rsidR="00DA40DB" w:rsidRPr="00086AE8" w:rsidRDefault="00DA40DB" w:rsidP="00DA40DB">
            <w:pPr>
              <w:ind w:firstLine="0"/>
              <w:jc w:val="left"/>
            </w:pPr>
            <w:r w:rsidRPr="00086AE8">
              <w:t xml:space="preserve">    for doc, meta in zip(results["documents"][0], results["metadatas"][0]):</w:t>
            </w:r>
          </w:p>
          <w:p w14:paraId="2D30D382" w14:textId="77777777" w:rsidR="00DA40DB" w:rsidRPr="00086AE8" w:rsidRDefault="00DA40DB" w:rsidP="00DA40DB">
            <w:pPr>
              <w:ind w:firstLine="0"/>
              <w:jc w:val="left"/>
            </w:pPr>
            <w:r w:rsidRPr="00086AE8">
              <w:lastRenderedPageBreak/>
              <w:t xml:space="preserve">        contexts.append(f"[{meta['source']} - {meta.get('path', meta.get('section', ''))}]\n{doc}")</w:t>
            </w:r>
          </w:p>
          <w:p w14:paraId="452EFDF0" w14:textId="77777777" w:rsidR="00DA40DB" w:rsidRPr="00086AE8" w:rsidRDefault="00DA40DB" w:rsidP="00DA40DB">
            <w:pPr>
              <w:ind w:firstLine="0"/>
              <w:jc w:val="left"/>
            </w:pPr>
            <w:r w:rsidRPr="00086AE8">
              <w:t xml:space="preserve">    return "\n\n".join(contexts)</w:t>
            </w:r>
          </w:p>
          <w:p w14:paraId="36D0C69E" w14:textId="77777777" w:rsidR="00DA40DB" w:rsidRPr="00086AE8" w:rsidRDefault="00DA40DB" w:rsidP="00DA40DB">
            <w:pPr>
              <w:ind w:firstLine="0"/>
              <w:jc w:val="left"/>
            </w:pPr>
          </w:p>
          <w:p w14:paraId="02605A7E" w14:textId="5215FBF6" w:rsidR="00DA40DB" w:rsidRPr="00086AE8" w:rsidRDefault="00DA40DB" w:rsidP="00DA40DB">
            <w:pPr>
              <w:ind w:firstLine="0"/>
              <w:jc w:val="left"/>
            </w:pPr>
            <w:r w:rsidRPr="00086AE8">
              <w:t># penggunaan dalam prompt</w:t>
            </w:r>
          </w:p>
          <w:p w14:paraId="457C4500" w14:textId="77777777" w:rsidR="00DA40DB" w:rsidRPr="00086AE8" w:rsidRDefault="00DA40DB" w:rsidP="00DA40DB">
            <w:pPr>
              <w:ind w:firstLine="0"/>
              <w:jc w:val="left"/>
            </w:pPr>
            <w:r w:rsidRPr="00086AE8">
              <w:t>ir2_json = ...  # IR2 Anda</w:t>
            </w:r>
          </w:p>
          <w:p w14:paraId="4B6FF7CE" w14:textId="77777777" w:rsidR="00DA40DB" w:rsidRPr="00086AE8" w:rsidRDefault="00DA40DB" w:rsidP="00DA40DB">
            <w:pPr>
              <w:ind w:firstLine="0"/>
              <w:jc w:val="left"/>
            </w:pPr>
            <w:r w:rsidRPr="00086AE8">
              <w:t>query = f"Best React patterns for {ir2_json['input']['model']['modules'][0]['name']} module with role-based routing and Zustand"</w:t>
            </w:r>
          </w:p>
          <w:p w14:paraId="21826C69" w14:textId="77777777" w:rsidR="00DA40DB" w:rsidRPr="00086AE8" w:rsidRDefault="00DA40DB" w:rsidP="00DA40DB">
            <w:pPr>
              <w:ind w:firstLine="0"/>
              <w:jc w:val="left"/>
            </w:pPr>
            <w:r w:rsidRPr="00086AE8">
              <w:t>retrieved = retrieve_relevant_chunks(query)</w:t>
            </w:r>
          </w:p>
          <w:p w14:paraId="2385B211" w14:textId="77777777" w:rsidR="00DA40DB" w:rsidRPr="00086AE8" w:rsidRDefault="00DA40DB" w:rsidP="00DA40DB">
            <w:pPr>
              <w:ind w:firstLine="0"/>
              <w:jc w:val="left"/>
            </w:pPr>
          </w:p>
          <w:p w14:paraId="5B0CF94F" w14:textId="77777777" w:rsidR="00DA40DB" w:rsidRPr="00086AE8" w:rsidRDefault="00DA40DB" w:rsidP="00DA40DB">
            <w:pPr>
              <w:ind w:firstLine="0"/>
              <w:jc w:val="left"/>
            </w:pPr>
            <w:r w:rsidRPr="00086AE8">
              <w:t>full_prompt = f"""</w:t>
            </w:r>
          </w:p>
          <w:p w14:paraId="1BC54250" w14:textId="77777777" w:rsidR="00DA40DB" w:rsidRPr="00086AE8" w:rsidRDefault="00DA40DB" w:rsidP="00DA40DB">
            <w:pPr>
              <w:ind w:firstLine="0"/>
              <w:jc w:val="left"/>
            </w:pPr>
            <w:r w:rsidRPr="00086AE8">
              <w:t>You are expert React developer. Use ONLY the following retrieved knowledge:</w:t>
            </w:r>
          </w:p>
          <w:p w14:paraId="798DBF24" w14:textId="77777777" w:rsidR="00DA40DB" w:rsidRPr="00086AE8" w:rsidRDefault="00DA40DB" w:rsidP="00DA40DB">
            <w:pPr>
              <w:ind w:firstLine="0"/>
              <w:jc w:val="left"/>
            </w:pPr>
          </w:p>
          <w:p w14:paraId="4DEABE3D" w14:textId="77777777" w:rsidR="00DA40DB" w:rsidRPr="00086AE8" w:rsidRDefault="00DA40DB" w:rsidP="00DA40DB">
            <w:pPr>
              <w:ind w:firstLine="0"/>
              <w:jc w:val="left"/>
            </w:pPr>
            <w:r w:rsidRPr="00086AE8">
              <w:t>{retrieved}</w:t>
            </w:r>
          </w:p>
          <w:p w14:paraId="4191153C" w14:textId="77777777" w:rsidR="00DA40DB" w:rsidRPr="00086AE8" w:rsidRDefault="00DA40DB" w:rsidP="00DA40DB">
            <w:pPr>
              <w:ind w:firstLine="0"/>
              <w:jc w:val="left"/>
            </w:pPr>
          </w:p>
          <w:p w14:paraId="75E867ED" w14:textId="77777777" w:rsidR="00DA40DB" w:rsidRPr="00086AE8" w:rsidRDefault="00DA40DB" w:rsidP="00DA40DB">
            <w:pPr>
              <w:ind w:firstLine="0"/>
              <w:jc w:val="left"/>
            </w:pPr>
            <w:r w:rsidRPr="00086AE8">
              <w:t>Generate code strictly based on this IR2:</w:t>
            </w:r>
          </w:p>
          <w:p w14:paraId="6FE7D3B9" w14:textId="77777777" w:rsidR="00DA40DB" w:rsidRPr="00086AE8" w:rsidRDefault="00DA40DB" w:rsidP="00DA40DB">
            <w:pPr>
              <w:ind w:firstLine="0"/>
              <w:jc w:val="left"/>
            </w:pPr>
            <w:r w:rsidRPr="00086AE8">
              <w:t>{json.dumps(ir2_json['input']['model'], indent=2)}</w:t>
            </w:r>
          </w:p>
          <w:p w14:paraId="2BB25E50" w14:textId="77777777" w:rsidR="00DA40DB" w:rsidRPr="00086AE8" w:rsidRDefault="00DA40DB" w:rsidP="00DA40DB">
            <w:pPr>
              <w:ind w:firstLine="0"/>
              <w:jc w:val="left"/>
            </w:pPr>
          </w:p>
          <w:p w14:paraId="74D8F182" w14:textId="77777777" w:rsidR="00DA40DB" w:rsidRPr="00086AE8" w:rsidRDefault="00DA40DB" w:rsidP="00DA40DB">
            <w:pPr>
              <w:ind w:firstLine="0"/>
              <w:jc w:val="left"/>
            </w:pPr>
            <w:r w:rsidRPr="00086AE8">
              <w:t>Follow golden template structure, BPMN semantics, and React official docs.</w:t>
            </w:r>
          </w:p>
          <w:p w14:paraId="41B60F3F" w14:textId="77777777" w:rsidR="00DA40DB" w:rsidRPr="00086AE8" w:rsidRDefault="00DA40DB" w:rsidP="00DA40DB">
            <w:pPr>
              <w:ind w:firstLine="0"/>
              <w:jc w:val="left"/>
            </w:pPr>
            <w:r w:rsidRPr="00086AE8">
              <w:t>Output ONLY JSON: {{"files": [{{"path": "...", "content": "..."}}]}}</w:t>
            </w:r>
          </w:p>
          <w:p w14:paraId="0073CA05" w14:textId="77777777" w:rsidR="00DA40DB" w:rsidRPr="00086AE8" w:rsidRDefault="00DA40DB" w:rsidP="00DA40DB">
            <w:pPr>
              <w:ind w:firstLine="0"/>
              <w:jc w:val="left"/>
            </w:pPr>
            <w:r w:rsidRPr="00086AE8">
              <w:t>"""</w:t>
            </w:r>
          </w:p>
          <w:p w14:paraId="0576446D" w14:textId="0DF01FF4" w:rsidR="00DA40DB" w:rsidRPr="00086AE8" w:rsidRDefault="00DA40DB" w:rsidP="00DA40DB">
            <w:pPr>
              <w:ind w:firstLine="0"/>
              <w:jc w:val="left"/>
            </w:pPr>
            <w:r w:rsidRPr="00086AE8">
              <w:t># Kirim ke LLM</w:t>
            </w:r>
          </w:p>
        </w:tc>
      </w:tr>
    </w:tbl>
    <w:p w14:paraId="13A85B50" w14:textId="77777777" w:rsidR="00DA40DB" w:rsidRPr="00086AE8" w:rsidRDefault="00DA40DB" w:rsidP="00DA40DB">
      <w:pPr>
        <w:spacing w:line="276" w:lineRule="auto"/>
        <w:ind w:firstLine="0"/>
        <w:rPr>
          <w:rFonts w:cs="Times New Roman"/>
        </w:rPr>
      </w:pPr>
    </w:p>
    <w:p w14:paraId="7E51C070" w14:textId="1C5788AA" w:rsidR="001A6ADB" w:rsidRPr="00086AE8" w:rsidRDefault="002443C2" w:rsidP="003E1447">
      <w:pPr>
        <w:pStyle w:val="Heading2"/>
        <w:rPr>
          <w:rFonts w:cs="Times New Roman"/>
        </w:rPr>
      </w:pPr>
      <w:bookmarkStart w:id="41" w:name="_Toc220058971"/>
      <w:r w:rsidRPr="00086AE8">
        <w:rPr>
          <w:rFonts w:cs="Times New Roman"/>
        </w:rPr>
        <w:t>Lingkungan Perangkat Keras dan Perangkat Lunak</w:t>
      </w:r>
      <w:bookmarkEnd w:id="41"/>
    </w:p>
    <w:p w14:paraId="7141F939" w14:textId="6E2682E9" w:rsidR="00CF591F" w:rsidRPr="00CF591F" w:rsidRDefault="002443C2" w:rsidP="00CF591F">
      <w:pPr>
        <w:spacing w:line="276" w:lineRule="auto"/>
        <w:rPr>
          <w:rFonts w:cs="Times New Roman"/>
        </w:rPr>
      </w:pPr>
      <w:r w:rsidRPr="00086AE8">
        <w:rPr>
          <w:rFonts w:cs="Times New Roman"/>
        </w:rPr>
        <w:t>Pengerjaan tugas akhir ini direncanakan menggunakan dua lingkungan komputer yang berbeda, yaitu laptop pribadi dan komputer Laboratorium Penelitian MCI.</w:t>
      </w:r>
      <w:r w:rsidR="00C41703" w:rsidRPr="00086AE8">
        <w:rPr>
          <w:rFonts w:cs="Times New Roman"/>
        </w:rPr>
        <w:t xml:space="preserve"> Tujuan dari pengerjaan di dua perangkat yang berbeda adalah penyesuaian kebutuhan kerja pada tahap – tahap tertentu, seperti eksperimen pemrosesan LLM yang membutuhkan sumber daya komputasi tinggi. </w:t>
      </w:r>
      <w:proofErr w:type="spellStart"/>
      <w:r w:rsidR="00224E0B" w:rsidRPr="00086AE8">
        <w:rPr>
          <w:rFonts w:cs="Times New Roman"/>
        </w:rPr>
        <w:t>Penjelasan</w:t>
      </w:r>
      <w:proofErr w:type="spellEnd"/>
      <w:r w:rsidR="00224E0B" w:rsidRPr="00086AE8">
        <w:rPr>
          <w:rFonts w:cs="Times New Roman"/>
        </w:rPr>
        <w:t xml:space="preserve"> </w:t>
      </w:r>
      <w:proofErr w:type="spellStart"/>
      <w:r w:rsidR="00224E0B" w:rsidRPr="00086AE8">
        <w:rPr>
          <w:rFonts w:cs="Times New Roman"/>
        </w:rPr>
        <w:t>terkait</w:t>
      </w:r>
      <w:proofErr w:type="spellEnd"/>
      <w:r w:rsidR="00224E0B" w:rsidRPr="00086AE8">
        <w:rPr>
          <w:rFonts w:cs="Times New Roman"/>
        </w:rPr>
        <w:t xml:space="preserve"> </w:t>
      </w:r>
      <w:proofErr w:type="spellStart"/>
      <w:r w:rsidR="00224E0B" w:rsidRPr="00086AE8">
        <w:rPr>
          <w:rFonts w:cs="Times New Roman"/>
        </w:rPr>
        <w:t>lingkungan</w:t>
      </w:r>
      <w:proofErr w:type="spellEnd"/>
      <w:r w:rsidR="00224E0B" w:rsidRPr="00086AE8">
        <w:rPr>
          <w:rFonts w:cs="Times New Roman"/>
        </w:rPr>
        <w:t xml:space="preserve"> pengerjaan tugas </w:t>
      </w:r>
      <w:proofErr w:type="spellStart"/>
      <w:r w:rsidR="00224E0B" w:rsidRPr="00086AE8">
        <w:rPr>
          <w:rFonts w:cs="Times New Roman"/>
        </w:rPr>
        <w:t>akhir</w:t>
      </w:r>
      <w:proofErr w:type="spellEnd"/>
      <w:r w:rsidR="00224E0B" w:rsidRPr="00086AE8">
        <w:rPr>
          <w:rFonts w:cs="Times New Roman"/>
        </w:rPr>
        <w:t xml:space="preserve"> </w:t>
      </w:r>
      <w:proofErr w:type="spellStart"/>
      <w:r w:rsidR="00224E0B" w:rsidRPr="00086AE8">
        <w:rPr>
          <w:rFonts w:cs="Times New Roman"/>
        </w:rPr>
        <w:t>dijabarkan</w:t>
      </w:r>
      <w:proofErr w:type="spellEnd"/>
      <w:r w:rsidR="00224E0B" w:rsidRPr="00086AE8">
        <w:rPr>
          <w:rFonts w:cs="Times New Roman"/>
        </w:rPr>
        <w:t xml:space="preserve"> pada tabel 3.2 Perangkat </w:t>
      </w:r>
      <w:proofErr w:type="spellStart"/>
      <w:r w:rsidR="00224E0B" w:rsidRPr="00086AE8">
        <w:rPr>
          <w:rFonts w:cs="Times New Roman"/>
        </w:rPr>
        <w:t>Keras</w:t>
      </w:r>
      <w:proofErr w:type="spellEnd"/>
      <w:r w:rsidR="00224E0B" w:rsidRPr="00086AE8">
        <w:rPr>
          <w:rFonts w:cs="Times New Roman"/>
        </w:rPr>
        <w:t xml:space="preserve"> dan Perangkat Lunak </w:t>
      </w:r>
      <w:proofErr w:type="spellStart"/>
      <w:r w:rsidR="00224E0B" w:rsidRPr="00086AE8">
        <w:rPr>
          <w:rFonts w:cs="Times New Roman"/>
        </w:rPr>
        <w:t>berikut</w:t>
      </w:r>
      <w:proofErr w:type="spellEnd"/>
      <w:r w:rsidR="00224E0B" w:rsidRPr="00086AE8">
        <w:rPr>
          <w:rFonts w:cs="Times New Roman"/>
        </w:rPr>
        <w:t xml:space="preserve">: </w:t>
      </w:r>
    </w:p>
    <w:p w14:paraId="1EE2A453" w14:textId="15837F8F" w:rsidR="00CF591F" w:rsidRPr="00CF591F" w:rsidRDefault="00CF591F" w:rsidP="00CF591F">
      <w:pPr>
        <w:pStyle w:val="Caption"/>
        <w:keepNext/>
        <w:jc w:val="center"/>
        <w:rPr>
          <w:i w:val="0"/>
          <w:iCs w:val="0"/>
          <w:color w:val="auto"/>
          <w:sz w:val="24"/>
          <w:szCs w:val="24"/>
        </w:rPr>
      </w:pPr>
      <w:bookmarkStart w:id="42" w:name="_Toc221700645"/>
      <w:r w:rsidRPr="00CF591F">
        <w:rPr>
          <w:i w:val="0"/>
          <w:iCs w:val="0"/>
          <w:color w:val="auto"/>
          <w:sz w:val="24"/>
          <w:szCs w:val="24"/>
        </w:rPr>
        <w:t xml:space="preserve">Tabel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Tabel \* ARABIC \s 1 </w:instrText>
      </w:r>
      <w:r>
        <w:rPr>
          <w:i w:val="0"/>
          <w:iCs w:val="0"/>
          <w:color w:val="auto"/>
          <w:sz w:val="24"/>
          <w:szCs w:val="24"/>
        </w:rPr>
        <w:fldChar w:fldCharType="separate"/>
      </w:r>
      <w:r>
        <w:rPr>
          <w:i w:val="0"/>
          <w:iCs w:val="0"/>
          <w:noProof/>
          <w:color w:val="auto"/>
          <w:sz w:val="24"/>
          <w:szCs w:val="24"/>
        </w:rPr>
        <w:t>2</w:t>
      </w:r>
      <w:r>
        <w:rPr>
          <w:i w:val="0"/>
          <w:iCs w:val="0"/>
          <w:color w:val="auto"/>
          <w:sz w:val="24"/>
          <w:szCs w:val="24"/>
        </w:rPr>
        <w:fldChar w:fldCharType="end"/>
      </w:r>
      <w:r w:rsidRPr="00CF591F">
        <w:rPr>
          <w:i w:val="0"/>
          <w:iCs w:val="0"/>
          <w:color w:val="auto"/>
          <w:sz w:val="24"/>
          <w:szCs w:val="24"/>
        </w:rPr>
        <w:t xml:space="preserve"> Perangkat </w:t>
      </w:r>
      <w:proofErr w:type="spellStart"/>
      <w:r w:rsidRPr="00CF591F">
        <w:rPr>
          <w:i w:val="0"/>
          <w:iCs w:val="0"/>
          <w:color w:val="auto"/>
          <w:sz w:val="24"/>
          <w:szCs w:val="24"/>
        </w:rPr>
        <w:t>Keras</w:t>
      </w:r>
      <w:proofErr w:type="spellEnd"/>
      <w:r w:rsidRPr="00CF591F">
        <w:rPr>
          <w:i w:val="0"/>
          <w:iCs w:val="0"/>
          <w:color w:val="auto"/>
          <w:sz w:val="24"/>
          <w:szCs w:val="24"/>
        </w:rPr>
        <w:t xml:space="preserve"> dan Perangkat Lunak</w:t>
      </w:r>
      <w:bookmarkEnd w:id="42"/>
    </w:p>
    <w:tbl>
      <w:tblPr>
        <w:tblStyle w:val="TableGrid"/>
        <w:tblW w:w="0" w:type="auto"/>
        <w:tblLook w:val="04A0" w:firstRow="1" w:lastRow="0" w:firstColumn="1" w:lastColumn="0" w:noHBand="0" w:noVBand="1"/>
      </w:tblPr>
      <w:tblGrid>
        <w:gridCol w:w="3020"/>
        <w:gridCol w:w="3020"/>
        <w:gridCol w:w="3021"/>
      </w:tblGrid>
      <w:tr w:rsidR="00086AE8" w:rsidRPr="00086AE8" w14:paraId="15162416" w14:textId="77777777" w:rsidTr="00C41703">
        <w:tc>
          <w:tcPr>
            <w:tcW w:w="3020" w:type="dxa"/>
            <w:shd w:val="clear" w:color="auto" w:fill="A6A6A6" w:themeFill="background1" w:themeFillShade="A6"/>
          </w:tcPr>
          <w:p w14:paraId="03D7DA6F" w14:textId="68F956E7" w:rsidR="00C41703" w:rsidRPr="00086AE8" w:rsidRDefault="00C41703" w:rsidP="00C41703">
            <w:pPr>
              <w:ind w:firstLine="0"/>
              <w:jc w:val="center"/>
            </w:pPr>
            <w:proofErr w:type="spellStart"/>
            <w:r w:rsidRPr="00086AE8">
              <w:t>Kategori</w:t>
            </w:r>
            <w:proofErr w:type="spellEnd"/>
          </w:p>
        </w:tc>
        <w:tc>
          <w:tcPr>
            <w:tcW w:w="3020" w:type="dxa"/>
            <w:shd w:val="clear" w:color="auto" w:fill="A6A6A6" w:themeFill="background1" w:themeFillShade="A6"/>
          </w:tcPr>
          <w:p w14:paraId="0AE38901" w14:textId="6D0AB02C" w:rsidR="00C41703" w:rsidRPr="00086AE8" w:rsidRDefault="00C41703" w:rsidP="00C41703">
            <w:pPr>
              <w:ind w:firstLine="0"/>
              <w:jc w:val="center"/>
            </w:pPr>
            <w:r w:rsidRPr="00086AE8">
              <w:t>Komponen</w:t>
            </w:r>
          </w:p>
        </w:tc>
        <w:tc>
          <w:tcPr>
            <w:tcW w:w="3021" w:type="dxa"/>
            <w:shd w:val="clear" w:color="auto" w:fill="A6A6A6" w:themeFill="background1" w:themeFillShade="A6"/>
          </w:tcPr>
          <w:p w14:paraId="560B9313" w14:textId="6F40AAF3" w:rsidR="00C41703" w:rsidRPr="00086AE8" w:rsidRDefault="00C41703" w:rsidP="00C41703">
            <w:pPr>
              <w:ind w:firstLine="0"/>
              <w:jc w:val="center"/>
            </w:pPr>
            <w:r w:rsidRPr="00086AE8">
              <w:t>Spesifikasi</w:t>
            </w:r>
          </w:p>
        </w:tc>
      </w:tr>
      <w:tr w:rsidR="00086AE8" w:rsidRPr="00086AE8" w14:paraId="352EDDBD" w14:textId="77777777" w:rsidTr="00C41703">
        <w:tc>
          <w:tcPr>
            <w:tcW w:w="3020" w:type="dxa"/>
            <w:vMerge w:val="restart"/>
            <w:shd w:val="clear" w:color="auto" w:fill="FFFFFF" w:themeFill="background1"/>
          </w:tcPr>
          <w:p w14:paraId="0D730DDA" w14:textId="48005200" w:rsidR="00C41703" w:rsidRPr="00086AE8" w:rsidRDefault="00C41703" w:rsidP="002443C2">
            <w:pPr>
              <w:ind w:firstLine="0"/>
            </w:pPr>
            <w:r w:rsidRPr="00086AE8">
              <w:t xml:space="preserve">Perangkat </w:t>
            </w:r>
            <w:proofErr w:type="spellStart"/>
            <w:r w:rsidRPr="00086AE8">
              <w:t>Keras</w:t>
            </w:r>
            <w:proofErr w:type="spellEnd"/>
          </w:p>
        </w:tc>
        <w:tc>
          <w:tcPr>
            <w:tcW w:w="3020" w:type="dxa"/>
            <w:shd w:val="clear" w:color="auto" w:fill="FFFFFF" w:themeFill="background1"/>
          </w:tcPr>
          <w:p w14:paraId="11E71DF8" w14:textId="2137C729" w:rsidR="00C41703" w:rsidRPr="00086AE8" w:rsidRDefault="00C41703" w:rsidP="002443C2">
            <w:pPr>
              <w:ind w:firstLine="0"/>
            </w:pPr>
            <w:r w:rsidRPr="00086AE8">
              <w:t>Model Sistem</w:t>
            </w:r>
          </w:p>
        </w:tc>
        <w:tc>
          <w:tcPr>
            <w:tcW w:w="3021" w:type="dxa"/>
            <w:shd w:val="clear" w:color="auto" w:fill="FFFFFF" w:themeFill="background1"/>
          </w:tcPr>
          <w:p w14:paraId="6A75684A" w14:textId="22D63DC3" w:rsidR="00C41703" w:rsidRPr="00086AE8" w:rsidRDefault="00C41703" w:rsidP="00C41703">
            <w:pPr>
              <w:ind w:firstLine="0"/>
            </w:pPr>
            <w:r w:rsidRPr="00086AE8">
              <w:t>Victus by HP Laptop 16-d0xxx</w:t>
            </w:r>
          </w:p>
        </w:tc>
      </w:tr>
      <w:tr w:rsidR="00086AE8" w:rsidRPr="00086AE8" w14:paraId="2C3F251A" w14:textId="77777777" w:rsidTr="00C41703">
        <w:tc>
          <w:tcPr>
            <w:tcW w:w="3020" w:type="dxa"/>
            <w:vMerge/>
            <w:shd w:val="clear" w:color="auto" w:fill="FFFFFF" w:themeFill="background1"/>
          </w:tcPr>
          <w:p w14:paraId="19D31EE0" w14:textId="77777777" w:rsidR="00C41703" w:rsidRPr="00086AE8" w:rsidRDefault="00C41703" w:rsidP="00C41703">
            <w:pPr>
              <w:ind w:firstLine="0"/>
            </w:pPr>
          </w:p>
        </w:tc>
        <w:tc>
          <w:tcPr>
            <w:tcW w:w="3020" w:type="dxa"/>
            <w:shd w:val="clear" w:color="auto" w:fill="FFFFFF" w:themeFill="background1"/>
          </w:tcPr>
          <w:p w14:paraId="535449A5" w14:textId="17E455C5" w:rsidR="00C41703" w:rsidRPr="00086AE8" w:rsidRDefault="00C41703" w:rsidP="00C41703">
            <w:pPr>
              <w:ind w:firstLine="0"/>
            </w:pPr>
            <w:r w:rsidRPr="00086AE8">
              <w:t>Processor 11th Gen Intel(R)</w:t>
            </w:r>
          </w:p>
        </w:tc>
        <w:tc>
          <w:tcPr>
            <w:tcW w:w="3021" w:type="dxa"/>
            <w:shd w:val="clear" w:color="auto" w:fill="FFFFFF" w:themeFill="background1"/>
          </w:tcPr>
          <w:p w14:paraId="0329751B" w14:textId="77777777" w:rsidR="00C41703" w:rsidRPr="00086AE8" w:rsidRDefault="00C41703" w:rsidP="00C41703">
            <w:pPr>
              <w:ind w:firstLine="0"/>
            </w:pPr>
            <w:r w:rsidRPr="00086AE8">
              <w:t>11th Gen Intel(R)</w:t>
            </w:r>
          </w:p>
          <w:p w14:paraId="687E32DF" w14:textId="77777777" w:rsidR="00C41703" w:rsidRPr="00086AE8" w:rsidRDefault="00C41703" w:rsidP="00C41703">
            <w:pPr>
              <w:ind w:firstLine="0"/>
            </w:pPr>
            <w:r w:rsidRPr="00086AE8">
              <w:t>Core(TM)</w:t>
            </w:r>
          </w:p>
          <w:p w14:paraId="4C727958" w14:textId="77777777" w:rsidR="00C41703" w:rsidRPr="00086AE8" w:rsidRDefault="00C41703" w:rsidP="00C41703">
            <w:pPr>
              <w:ind w:firstLine="0"/>
            </w:pPr>
            <w:r w:rsidRPr="00086AE8">
              <w:t>i7-11800H @</w:t>
            </w:r>
          </w:p>
          <w:p w14:paraId="5EA5F7C3" w14:textId="77777777" w:rsidR="00C41703" w:rsidRPr="00086AE8" w:rsidRDefault="00C41703" w:rsidP="00C41703">
            <w:pPr>
              <w:ind w:firstLine="0"/>
            </w:pPr>
            <w:r w:rsidRPr="00086AE8">
              <w:t>2.30GHz (16 CPUs),</w:t>
            </w:r>
          </w:p>
          <w:p w14:paraId="639A29B6" w14:textId="201EE908" w:rsidR="00C41703" w:rsidRPr="00086AE8" w:rsidRDefault="00C41703" w:rsidP="00C41703">
            <w:pPr>
              <w:ind w:firstLine="0"/>
            </w:pPr>
            <w:r w:rsidRPr="00086AE8">
              <w:t>~2.3GHz</w:t>
            </w:r>
          </w:p>
        </w:tc>
      </w:tr>
      <w:tr w:rsidR="00086AE8" w:rsidRPr="00086AE8" w14:paraId="6E67F884" w14:textId="77777777" w:rsidTr="00C41703">
        <w:tc>
          <w:tcPr>
            <w:tcW w:w="3020" w:type="dxa"/>
            <w:vMerge/>
            <w:shd w:val="clear" w:color="auto" w:fill="FFFFFF" w:themeFill="background1"/>
          </w:tcPr>
          <w:p w14:paraId="476ED704" w14:textId="77777777" w:rsidR="00C41703" w:rsidRPr="00086AE8" w:rsidRDefault="00C41703" w:rsidP="00C41703">
            <w:pPr>
              <w:ind w:firstLine="0"/>
            </w:pPr>
          </w:p>
        </w:tc>
        <w:tc>
          <w:tcPr>
            <w:tcW w:w="3020" w:type="dxa"/>
            <w:shd w:val="clear" w:color="auto" w:fill="FFFFFF" w:themeFill="background1"/>
          </w:tcPr>
          <w:p w14:paraId="023B96B0" w14:textId="6EEC52CD" w:rsidR="00C41703" w:rsidRPr="00086AE8" w:rsidRDefault="00C41703" w:rsidP="00C41703">
            <w:pPr>
              <w:ind w:firstLine="0"/>
            </w:pPr>
            <w:r w:rsidRPr="00086AE8">
              <w:t>Memori</w:t>
            </w:r>
          </w:p>
        </w:tc>
        <w:tc>
          <w:tcPr>
            <w:tcW w:w="3021" w:type="dxa"/>
            <w:shd w:val="clear" w:color="auto" w:fill="FFFFFF" w:themeFill="background1"/>
          </w:tcPr>
          <w:p w14:paraId="4310966F" w14:textId="2C48B6A5" w:rsidR="00C41703" w:rsidRPr="00086AE8" w:rsidRDefault="00C41703" w:rsidP="00C41703">
            <w:pPr>
              <w:ind w:firstLine="0"/>
            </w:pPr>
            <w:r w:rsidRPr="00086AE8">
              <w:t>16384MB</w:t>
            </w:r>
          </w:p>
        </w:tc>
      </w:tr>
      <w:tr w:rsidR="00086AE8" w:rsidRPr="00086AE8" w14:paraId="34168703" w14:textId="77777777" w:rsidTr="00C41703">
        <w:tc>
          <w:tcPr>
            <w:tcW w:w="3020" w:type="dxa"/>
            <w:vMerge w:val="restart"/>
            <w:shd w:val="clear" w:color="auto" w:fill="FFFFFF" w:themeFill="background1"/>
          </w:tcPr>
          <w:p w14:paraId="25B5C8C8" w14:textId="6752F8C7" w:rsidR="00C41703" w:rsidRPr="00086AE8" w:rsidRDefault="00C41703" w:rsidP="002443C2">
            <w:pPr>
              <w:ind w:firstLine="0"/>
            </w:pPr>
            <w:r w:rsidRPr="00086AE8">
              <w:t>Perangkat Lunak</w:t>
            </w:r>
          </w:p>
        </w:tc>
        <w:tc>
          <w:tcPr>
            <w:tcW w:w="3020" w:type="dxa"/>
            <w:shd w:val="clear" w:color="auto" w:fill="FFFFFF" w:themeFill="background1"/>
          </w:tcPr>
          <w:p w14:paraId="49E458A1" w14:textId="2B6AAA00" w:rsidR="00C41703" w:rsidRPr="00086AE8" w:rsidRDefault="00C41703" w:rsidP="002443C2">
            <w:pPr>
              <w:ind w:firstLine="0"/>
            </w:pPr>
            <w:r w:rsidRPr="00086AE8">
              <w:t>Bahasa Pemograman</w:t>
            </w:r>
          </w:p>
        </w:tc>
        <w:tc>
          <w:tcPr>
            <w:tcW w:w="3021" w:type="dxa"/>
            <w:shd w:val="clear" w:color="auto" w:fill="FFFFFF" w:themeFill="background1"/>
          </w:tcPr>
          <w:p w14:paraId="5828E643" w14:textId="0C3F5EF4" w:rsidR="00C41703" w:rsidRPr="00086AE8" w:rsidRDefault="00C41703" w:rsidP="002443C2">
            <w:pPr>
              <w:ind w:firstLine="0"/>
            </w:pPr>
            <w:r w:rsidRPr="00086AE8">
              <w:t>Python 3.11</w:t>
            </w:r>
          </w:p>
        </w:tc>
      </w:tr>
      <w:tr w:rsidR="00086AE8" w:rsidRPr="00086AE8" w14:paraId="6CC30F8F" w14:textId="77777777" w:rsidTr="00C41703">
        <w:tc>
          <w:tcPr>
            <w:tcW w:w="3020" w:type="dxa"/>
            <w:vMerge/>
            <w:shd w:val="clear" w:color="auto" w:fill="FFFFFF" w:themeFill="background1"/>
          </w:tcPr>
          <w:p w14:paraId="0B77ABDE" w14:textId="77777777" w:rsidR="00C41703" w:rsidRPr="00086AE8" w:rsidRDefault="00C41703" w:rsidP="002443C2">
            <w:pPr>
              <w:ind w:firstLine="0"/>
            </w:pPr>
          </w:p>
        </w:tc>
        <w:tc>
          <w:tcPr>
            <w:tcW w:w="3020" w:type="dxa"/>
            <w:shd w:val="clear" w:color="auto" w:fill="FFFFFF" w:themeFill="background1"/>
          </w:tcPr>
          <w:p w14:paraId="09091854" w14:textId="1FBE428D" w:rsidR="00C41703" w:rsidRPr="00086AE8" w:rsidRDefault="00C41703" w:rsidP="002443C2">
            <w:pPr>
              <w:ind w:firstLine="0"/>
            </w:pPr>
            <w:r w:rsidRPr="00086AE8">
              <w:rPr>
                <w:i/>
                <w:iCs/>
              </w:rPr>
              <w:t>Virtual Enviroment</w:t>
            </w:r>
          </w:p>
        </w:tc>
        <w:tc>
          <w:tcPr>
            <w:tcW w:w="3021" w:type="dxa"/>
            <w:shd w:val="clear" w:color="auto" w:fill="FFFFFF" w:themeFill="background1"/>
          </w:tcPr>
          <w:p w14:paraId="3CF70D39" w14:textId="3A097E44" w:rsidR="00C41703" w:rsidRPr="00086AE8" w:rsidRDefault="00C41703" w:rsidP="002443C2">
            <w:pPr>
              <w:ind w:firstLine="0"/>
            </w:pPr>
            <w:r w:rsidRPr="00086AE8">
              <w:t>Conda</w:t>
            </w:r>
          </w:p>
        </w:tc>
      </w:tr>
      <w:tr w:rsidR="00C41703" w:rsidRPr="00086AE8" w14:paraId="25F17C06" w14:textId="77777777" w:rsidTr="00C41703">
        <w:tc>
          <w:tcPr>
            <w:tcW w:w="3020" w:type="dxa"/>
            <w:vMerge/>
            <w:shd w:val="clear" w:color="auto" w:fill="FFFFFF" w:themeFill="background1"/>
          </w:tcPr>
          <w:p w14:paraId="7BF81E8F" w14:textId="77777777" w:rsidR="00C41703" w:rsidRPr="00086AE8" w:rsidRDefault="00C41703" w:rsidP="002443C2">
            <w:pPr>
              <w:ind w:firstLine="0"/>
            </w:pPr>
          </w:p>
        </w:tc>
        <w:tc>
          <w:tcPr>
            <w:tcW w:w="3020" w:type="dxa"/>
            <w:shd w:val="clear" w:color="auto" w:fill="FFFFFF" w:themeFill="background1"/>
          </w:tcPr>
          <w:p w14:paraId="78B95486" w14:textId="5260CAC9" w:rsidR="00C41703" w:rsidRPr="00086AE8" w:rsidRDefault="00C41703" w:rsidP="002443C2">
            <w:pPr>
              <w:ind w:firstLine="0"/>
            </w:pPr>
            <w:r w:rsidRPr="00086AE8">
              <w:t>IDE</w:t>
            </w:r>
          </w:p>
        </w:tc>
        <w:tc>
          <w:tcPr>
            <w:tcW w:w="3021" w:type="dxa"/>
            <w:shd w:val="clear" w:color="auto" w:fill="FFFFFF" w:themeFill="background1"/>
          </w:tcPr>
          <w:p w14:paraId="78EC8D31" w14:textId="15E05C3A" w:rsidR="00C41703" w:rsidRPr="00086AE8" w:rsidRDefault="00C41703" w:rsidP="002443C2">
            <w:pPr>
              <w:ind w:firstLine="0"/>
            </w:pPr>
            <w:r w:rsidRPr="00086AE8">
              <w:t>VsCode</w:t>
            </w:r>
          </w:p>
        </w:tc>
      </w:tr>
    </w:tbl>
    <w:p w14:paraId="00AB6664" w14:textId="77777777" w:rsidR="002443C2" w:rsidRPr="00086AE8" w:rsidRDefault="002443C2" w:rsidP="004E7F97">
      <w:pPr>
        <w:ind w:firstLine="0"/>
        <w:rPr>
          <w:rFonts w:cs="Times New Roman"/>
        </w:rPr>
      </w:pPr>
    </w:p>
    <w:p w14:paraId="3E600F0B" w14:textId="4C8B43DB" w:rsidR="001A6ADB" w:rsidRPr="00086AE8" w:rsidRDefault="002443C2" w:rsidP="009B52B1">
      <w:pPr>
        <w:pStyle w:val="Heading2"/>
        <w:rPr>
          <w:rFonts w:cs="Times New Roman"/>
        </w:rPr>
      </w:pPr>
      <w:bookmarkStart w:id="43" w:name="_Toc220058972"/>
      <w:r w:rsidRPr="00086AE8">
        <w:rPr>
          <w:rFonts w:cs="Times New Roman"/>
        </w:rPr>
        <w:lastRenderedPageBreak/>
        <w:t>Jadwal Pengerjaan</w:t>
      </w:r>
      <w:bookmarkEnd w:id="43"/>
    </w:p>
    <w:p w14:paraId="4A8BC01D" w14:textId="6E55E808" w:rsidR="00CF591F" w:rsidRPr="00CF591F" w:rsidRDefault="00EE4F21" w:rsidP="00CF591F">
      <w:pPr>
        <w:spacing w:line="276" w:lineRule="auto"/>
        <w:rPr>
          <w:rFonts w:cs="Times New Roman"/>
        </w:rPr>
      </w:pPr>
      <w:proofErr w:type="spellStart"/>
      <w:r w:rsidRPr="00086AE8">
        <w:rPr>
          <w:rFonts w:cs="Times New Roman"/>
        </w:rPr>
        <w:t>Berikut</w:t>
      </w:r>
      <w:proofErr w:type="spellEnd"/>
      <w:r w:rsidRPr="00086AE8">
        <w:rPr>
          <w:rFonts w:cs="Times New Roman"/>
        </w:rPr>
        <w:t xml:space="preserve"> </w:t>
      </w:r>
      <w:proofErr w:type="spellStart"/>
      <w:r w:rsidRPr="00086AE8">
        <w:rPr>
          <w:rFonts w:cs="Times New Roman"/>
        </w:rPr>
        <w:t>adalah</w:t>
      </w:r>
      <w:proofErr w:type="spellEnd"/>
      <w:r w:rsidRPr="00086AE8">
        <w:rPr>
          <w:rFonts w:cs="Times New Roman"/>
        </w:rPr>
        <w:t xml:space="preserve"> jadwal </w:t>
      </w:r>
      <w:proofErr w:type="spellStart"/>
      <w:r w:rsidRPr="00086AE8">
        <w:rPr>
          <w:rFonts w:cs="Times New Roman"/>
        </w:rPr>
        <w:t>pelaksaaan</w:t>
      </w:r>
      <w:proofErr w:type="spellEnd"/>
      <w:r w:rsidRPr="00086AE8">
        <w:rPr>
          <w:rFonts w:cs="Times New Roman"/>
        </w:rPr>
        <w:t xml:space="preserve"> pengerjaan tugas </w:t>
      </w:r>
      <w:proofErr w:type="spellStart"/>
      <w:r w:rsidRPr="00086AE8">
        <w:rPr>
          <w:rFonts w:cs="Times New Roman"/>
        </w:rPr>
        <w:t>akhir</w:t>
      </w:r>
      <w:proofErr w:type="spellEnd"/>
      <w:r w:rsidR="00853DAA" w:rsidRPr="00086AE8">
        <w:rPr>
          <w:rFonts w:cs="Times New Roman"/>
        </w:rPr>
        <w:t xml:space="preserve"> pada tabel 3.3 </w:t>
      </w:r>
      <w:proofErr w:type="spellStart"/>
      <w:r w:rsidR="00853DAA" w:rsidRPr="00086AE8">
        <w:rPr>
          <w:rFonts w:cs="Times New Roman"/>
        </w:rPr>
        <w:t>berikut</w:t>
      </w:r>
      <w:proofErr w:type="spellEnd"/>
      <w:r w:rsidR="00853DAA" w:rsidRPr="00086AE8">
        <w:rPr>
          <w:rFonts w:cs="Times New Roman"/>
        </w:rPr>
        <w:t xml:space="preserve">: </w:t>
      </w:r>
    </w:p>
    <w:p w14:paraId="47D39787" w14:textId="5EE9D51E" w:rsidR="00CF591F" w:rsidRPr="00CF591F" w:rsidRDefault="00CF591F" w:rsidP="00CF591F">
      <w:pPr>
        <w:pStyle w:val="Caption"/>
        <w:keepNext/>
        <w:jc w:val="center"/>
        <w:rPr>
          <w:i w:val="0"/>
          <w:iCs w:val="0"/>
          <w:color w:val="auto"/>
          <w:sz w:val="24"/>
          <w:szCs w:val="24"/>
        </w:rPr>
      </w:pPr>
      <w:bookmarkStart w:id="44" w:name="_Toc221700646"/>
      <w:r w:rsidRPr="00CF591F">
        <w:rPr>
          <w:i w:val="0"/>
          <w:iCs w:val="0"/>
          <w:color w:val="auto"/>
          <w:sz w:val="24"/>
          <w:szCs w:val="24"/>
        </w:rPr>
        <w:t xml:space="preserve">Tabel </w:t>
      </w:r>
      <w:r w:rsidRPr="00CF591F">
        <w:rPr>
          <w:i w:val="0"/>
          <w:iCs w:val="0"/>
          <w:color w:val="auto"/>
          <w:sz w:val="24"/>
          <w:szCs w:val="24"/>
        </w:rPr>
        <w:fldChar w:fldCharType="begin"/>
      </w:r>
      <w:r w:rsidRPr="00CF591F">
        <w:rPr>
          <w:i w:val="0"/>
          <w:iCs w:val="0"/>
          <w:color w:val="auto"/>
          <w:sz w:val="24"/>
          <w:szCs w:val="24"/>
        </w:rPr>
        <w:instrText xml:space="preserve"> STYLEREF 1 \s </w:instrText>
      </w:r>
      <w:r w:rsidRPr="00CF591F">
        <w:rPr>
          <w:i w:val="0"/>
          <w:iCs w:val="0"/>
          <w:color w:val="auto"/>
          <w:sz w:val="24"/>
          <w:szCs w:val="24"/>
        </w:rPr>
        <w:fldChar w:fldCharType="separate"/>
      </w:r>
      <w:r w:rsidRPr="00CF591F">
        <w:rPr>
          <w:i w:val="0"/>
          <w:iCs w:val="0"/>
          <w:noProof/>
          <w:color w:val="auto"/>
          <w:sz w:val="24"/>
          <w:szCs w:val="24"/>
        </w:rPr>
        <w:t>3</w:t>
      </w:r>
      <w:r w:rsidRPr="00CF591F">
        <w:rPr>
          <w:i w:val="0"/>
          <w:iCs w:val="0"/>
          <w:color w:val="auto"/>
          <w:sz w:val="24"/>
          <w:szCs w:val="24"/>
        </w:rPr>
        <w:fldChar w:fldCharType="end"/>
      </w:r>
      <w:r w:rsidRPr="00CF591F">
        <w:rPr>
          <w:i w:val="0"/>
          <w:iCs w:val="0"/>
          <w:color w:val="auto"/>
          <w:sz w:val="24"/>
          <w:szCs w:val="24"/>
        </w:rPr>
        <w:t>.</w:t>
      </w:r>
      <w:r w:rsidRPr="00CF591F">
        <w:rPr>
          <w:i w:val="0"/>
          <w:iCs w:val="0"/>
          <w:color w:val="auto"/>
          <w:sz w:val="24"/>
          <w:szCs w:val="24"/>
        </w:rPr>
        <w:fldChar w:fldCharType="begin"/>
      </w:r>
      <w:r w:rsidRPr="00CF591F">
        <w:rPr>
          <w:i w:val="0"/>
          <w:iCs w:val="0"/>
          <w:color w:val="auto"/>
          <w:sz w:val="24"/>
          <w:szCs w:val="24"/>
        </w:rPr>
        <w:instrText xml:space="preserve"> SEQ Tabel \* ARABIC \s 1 </w:instrText>
      </w:r>
      <w:r w:rsidRPr="00CF591F">
        <w:rPr>
          <w:i w:val="0"/>
          <w:iCs w:val="0"/>
          <w:color w:val="auto"/>
          <w:sz w:val="24"/>
          <w:szCs w:val="24"/>
        </w:rPr>
        <w:fldChar w:fldCharType="separate"/>
      </w:r>
      <w:r w:rsidRPr="00CF591F">
        <w:rPr>
          <w:i w:val="0"/>
          <w:iCs w:val="0"/>
          <w:noProof/>
          <w:color w:val="auto"/>
          <w:sz w:val="24"/>
          <w:szCs w:val="24"/>
        </w:rPr>
        <w:t>3</w:t>
      </w:r>
      <w:r w:rsidRPr="00CF591F">
        <w:rPr>
          <w:i w:val="0"/>
          <w:iCs w:val="0"/>
          <w:color w:val="auto"/>
          <w:sz w:val="24"/>
          <w:szCs w:val="24"/>
        </w:rPr>
        <w:fldChar w:fldCharType="end"/>
      </w:r>
      <w:r w:rsidRPr="00CF591F">
        <w:rPr>
          <w:i w:val="0"/>
          <w:iCs w:val="0"/>
          <w:color w:val="auto"/>
          <w:sz w:val="24"/>
          <w:szCs w:val="24"/>
        </w:rPr>
        <w:t xml:space="preserve"> Jadwal </w:t>
      </w:r>
      <w:proofErr w:type="spellStart"/>
      <w:r w:rsidRPr="00CF591F">
        <w:rPr>
          <w:i w:val="0"/>
          <w:iCs w:val="0"/>
          <w:color w:val="auto"/>
          <w:sz w:val="24"/>
          <w:szCs w:val="24"/>
        </w:rPr>
        <w:t>Pelaksanaan</w:t>
      </w:r>
      <w:proofErr w:type="spellEnd"/>
      <w:r w:rsidRPr="00CF591F">
        <w:rPr>
          <w:i w:val="0"/>
          <w:iCs w:val="0"/>
          <w:color w:val="auto"/>
          <w:sz w:val="24"/>
          <w:szCs w:val="24"/>
        </w:rPr>
        <w:t xml:space="preserve"> Pengerjaan Tugas Akhir</w:t>
      </w:r>
      <w:bookmarkEnd w:id="44"/>
    </w:p>
    <w:tbl>
      <w:tblPr>
        <w:tblStyle w:val="TableGrid"/>
        <w:tblW w:w="0" w:type="auto"/>
        <w:tblLook w:val="04A0" w:firstRow="1" w:lastRow="0" w:firstColumn="1" w:lastColumn="0" w:noHBand="0" w:noVBand="1"/>
      </w:tblPr>
      <w:tblGrid>
        <w:gridCol w:w="531"/>
        <w:gridCol w:w="2289"/>
        <w:gridCol w:w="338"/>
        <w:gridCol w:w="338"/>
        <w:gridCol w:w="339"/>
        <w:gridCol w:w="339"/>
        <w:gridCol w:w="339"/>
        <w:gridCol w:w="339"/>
        <w:gridCol w:w="339"/>
        <w:gridCol w:w="339"/>
        <w:gridCol w:w="339"/>
        <w:gridCol w:w="456"/>
        <w:gridCol w:w="456"/>
        <w:gridCol w:w="456"/>
        <w:gridCol w:w="456"/>
        <w:gridCol w:w="456"/>
        <w:gridCol w:w="456"/>
        <w:gridCol w:w="456"/>
      </w:tblGrid>
      <w:tr w:rsidR="00086AE8" w:rsidRPr="00086AE8" w14:paraId="120DB09F" w14:textId="3FD34BF7" w:rsidTr="00EE4F21">
        <w:tc>
          <w:tcPr>
            <w:tcW w:w="531" w:type="dxa"/>
            <w:vMerge w:val="restart"/>
          </w:tcPr>
          <w:p w14:paraId="41198AB3" w14:textId="5B152E6D" w:rsidR="00EE4F21" w:rsidRPr="00086AE8" w:rsidRDefault="00EE4F21" w:rsidP="00140C64">
            <w:pPr>
              <w:spacing w:line="276" w:lineRule="auto"/>
              <w:ind w:firstLine="0"/>
              <w:jc w:val="center"/>
            </w:pPr>
            <w:r w:rsidRPr="00086AE8">
              <w:t>No</w:t>
            </w:r>
          </w:p>
        </w:tc>
        <w:tc>
          <w:tcPr>
            <w:tcW w:w="2289" w:type="dxa"/>
            <w:vMerge w:val="restart"/>
          </w:tcPr>
          <w:p w14:paraId="0BEAD35E" w14:textId="56A2F03A" w:rsidR="00EE4F21" w:rsidRPr="00086AE8" w:rsidRDefault="00EE4F21" w:rsidP="00140C64">
            <w:pPr>
              <w:spacing w:line="276" w:lineRule="auto"/>
              <w:ind w:firstLine="0"/>
              <w:jc w:val="center"/>
            </w:pPr>
            <w:r w:rsidRPr="00086AE8">
              <w:t>Kegiatan</w:t>
            </w:r>
          </w:p>
        </w:tc>
        <w:tc>
          <w:tcPr>
            <w:tcW w:w="6241" w:type="dxa"/>
            <w:gridSpan w:val="16"/>
          </w:tcPr>
          <w:p w14:paraId="28161527" w14:textId="451A605B" w:rsidR="00EE4F21" w:rsidRPr="00086AE8" w:rsidRDefault="00EE4F21" w:rsidP="00140C64">
            <w:pPr>
              <w:spacing w:line="276" w:lineRule="auto"/>
              <w:ind w:firstLine="0"/>
              <w:jc w:val="center"/>
            </w:pPr>
            <w:r w:rsidRPr="00086AE8">
              <w:t>Minggu ke-</w:t>
            </w:r>
          </w:p>
        </w:tc>
      </w:tr>
      <w:tr w:rsidR="00086AE8" w:rsidRPr="00086AE8" w14:paraId="55143F9E" w14:textId="77777777" w:rsidTr="00EE4F21">
        <w:tc>
          <w:tcPr>
            <w:tcW w:w="531" w:type="dxa"/>
            <w:vMerge/>
          </w:tcPr>
          <w:p w14:paraId="585A8D87" w14:textId="77777777" w:rsidR="00EE4F21" w:rsidRPr="00086AE8" w:rsidRDefault="00EE4F21" w:rsidP="00140C64">
            <w:pPr>
              <w:spacing w:line="276" w:lineRule="auto"/>
              <w:ind w:firstLine="0"/>
            </w:pPr>
          </w:p>
        </w:tc>
        <w:tc>
          <w:tcPr>
            <w:tcW w:w="2289" w:type="dxa"/>
            <w:vMerge/>
          </w:tcPr>
          <w:p w14:paraId="24F44FD5" w14:textId="77777777" w:rsidR="00EE4F21" w:rsidRPr="00086AE8" w:rsidRDefault="00EE4F21" w:rsidP="00140C64">
            <w:pPr>
              <w:spacing w:line="276" w:lineRule="auto"/>
              <w:ind w:firstLine="0"/>
            </w:pPr>
          </w:p>
        </w:tc>
        <w:tc>
          <w:tcPr>
            <w:tcW w:w="338" w:type="dxa"/>
          </w:tcPr>
          <w:p w14:paraId="4BA76569" w14:textId="45D395E9" w:rsidR="00EE4F21" w:rsidRPr="00086AE8" w:rsidRDefault="00EE4F21" w:rsidP="00140C64">
            <w:pPr>
              <w:spacing w:line="276" w:lineRule="auto"/>
              <w:ind w:firstLine="0"/>
            </w:pPr>
            <w:r w:rsidRPr="00086AE8">
              <w:t>1</w:t>
            </w:r>
          </w:p>
        </w:tc>
        <w:tc>
          <w:tcPr>
            <w:tcW w:w="338" w:type="dxa"/>
          </w:tcPr>
          <w:p w14:paraId="6FEA4E79" w14:textId="612AEC60" w:rsidR="00EE4F21" w:rsidRPr="00086AE8" w:rsidRDefault="00EE4F21" w:rsidP="00140C64">
            <w:pPr>
              <w:spacing w:line="276" w:lineRule="auto"/>
              <w:ind w:firstLine="0"/>
            </w:pPr>
            <w:r w:rsidRPr="00086AE8">
              <w:t>2</w:t>
            </w:r>
          </w:p>
        </w:tc>
        <w:tc>
          <w:tcPr>
            <w:tcW w:w="339" w:type="dxa"/>
          </w:tcPr>
          <w:p w14:paraId="0AD1764A" w14:textId="46BB0BD2" w:rsidR="00EE4F21" w:rsidRPr="00086AE8" w:rsidRDefault="00EE4F21" w:rsidP="00140C64">
            <w:pPr>
              <w:spacing w:line="276" w:lineRule="auto"/>
              <w:ind w:firstLine="0"/>
            </w:pPr>
            <w:r w:rsidRPr="00086AE8">
              <w:t>3</w:t>
            </w:r>
          </w:p>
        </w:tc>
        <w:tc>
          <w:tcPr>
            <w:tcW w:w="339" w:type="dxa"/>
          </w:tcPr>
          <w:p w14:paraId="20B3B1F4" w14:textId="10C1552D" w:rsidR="00EE4F21" w:rsidRPr="00086AE8" w:rsidRDefault="00EE4F21" w:rsidP="00140C64">
            <w:pPr>
              <w:spacing w:line="276" w:lineRule="auto"/>
              <w:ind w:firstLine="0"/>
            </w:pPr>
            <w:r w:rsidRPr="00086AE8">
              <w:t>4</w:t>
            </w:r>
          </w:p>
        </w:tc>
        <w:tc>
          <w:tcPr>
            <w:tcW w:w="339" w:type="dxa"/>
          </w:tcPr>
          <w:p w14:paraId="28BE928B" w14:textId="63ED69AD" w:rsidR="00EE4F21" w:rsidRPr="00086AE8" w:rsidRDefault="00EE4F21" w:rsidP="00140C64">
            <w:pPr>
              <w:spacing w:line="276" w:lineRule="auto"/>
              <w:ind w:firstLine="0"/>
            </w:pPr>
            <w:r w:rsidRPr="00086AE8">
              <w:t>5</w:t>
            </w:r>
          </w:p>
        </w:tc>
        <w:tc>
          <w:tcPr>
            <w:tcW w:w="339" w:type="dxa"/>
          </w:tcPr>
          <w:p w14:paraId="32089B1D" w14:textId="25FBF2E2" w:rsidR="00EE4F21" w:rsidRPr="00086AE8" w:rsidRDefault="00EE4F21" w:rsidP="00140C64">
            <w:pPr>
              <w:spacing w:line="276" w:lineRule="auto"/>
              <w:ind w:firstLine="0"/>
            </w:pPr>
            <w:r w:rsidRPr="00086AE8">
              <w:t>6</w:t>
            </w:r>
          </w:p>
        </w:tc>
        <w:tc>
          <w:tcPr>
            <w:tcW w:w="339" w:type="dxa"/>
          </w:tcPr>
          <w:p w14:paraId="0F337F5B" w14:textId="4DA18432" w:rsidR="00EE4F21" w:rsidRPr="00086AE8" w:rsidRDefault="00EE4F21" w:rsidP="00140C64">
            <w:pPr>
              <w:spacing w:line="276" w:lineRule="auto"/>
              <w:ind w:firstLine="0"/>
            </w:pPr>
            <w:r w:rsidRPr="00086AE8">
              <w:t>7</w:t>
            </w:r>
          </w:p>
        </w:tc>
        <w:tc>
          <w:tcPr>
            <w:tcW w:w="339" w:type="dxa"/>
          </w:tcPr>
          <w:p w14:paraId="45A9750A" w14:textId="48593F91" w:rsidR="00EE4F21" w:rsidRPr="00086AE8" w:rsidRDefault="00EE4F21" w:rsidP="00140C64">
            <w:pPr>
              <w:spacing w:line="276" w:lineRule="auto"/>
              <w:ind w:firstLine="0"/>
            </w:pPr>
            <w:r w:rsidRPr="00086AE8">
              <w:t>8</w:t>
            </w:r>
          </w:p>
        </w:tc>
        <w:tc>
          <w:tcPr>
            <w:tcW w:w="339" w:type="dxa"/>
          </w:tcPr>
          <w:p w14:paraId="10FBD634" w14:textId="22E86981" w:rsidR="00EE4F21" w:rsidRPr="00086AE8" w:rsidRDefault="00EE4F21" w:rsidP="00140C64">
            <w:pPr>
              <w:spacing w:line="276" w:lineRule="auto"/>
              <w:ind w:firstLine="0"/>
            </w:pPr>
            <w:r w:rsidRPr="00086AE8">
              <w:t>9</w:t>
            </w:r>
          </w:p>
        </w:tc>
        <w:tc>
          <w:tcPr>
            <w:tcW w:w="456" w:type="dxa"/>
          </w:tcPr>
          <w:p w14:paraId="28554D01" w14:textId="10A37DF7" w:rsidR="00EE4F21" w:rsidRPr="00086AE8" w:rsidRDefault="00EE4F21" w:rsidP="00140C64">
            <w:pPr>
              <w:spacing w:line="276" w:lineRule="auto"/>
              <w:ind w:firstLine="0"/>
            </w:pPr>
            <w:r w:rsidRPr="00086AE8">
              <w:t>10</w:t>
            </w:r>
          </w:p>
        </w:tc>
        <w:tc>
          <w:tcPr>
            <w:tcW w:w="456" w:type="dxa"/>
          </w:tcPr>
          <w:p w14:paraId="6B77D71C" w14:textId="6336AB76" w:rsidR="00EE4F21" w:rsidRPr="00086AE8" w:rsidRDefault="00EE4F21" w:rsidP="00140C64">
            <w:pPr>
              <w:spacing w:line="276" w:lineRule="auto"/>
              <w:ind w:firstLine="0"/>
            </w:pPr>
            <w:r w:rsidRPr="00086AE8">
              <w:t>11</w:t>
            </w:r>
          </w:p>
        </w:tc>
        <w:tc>
          <w:tcPr>
            <w:tcW w:w="456" w:type="dxa"/>
          </w:tcPr>
          <w:p w14:paraId="6F842C67" w14:textId="550D9740" w:rsidR="00EE4F21" w:rsidRPr="00086AE8" w:rsidRDefault="00EE4F21" w:rsidP="00140C64">
            <w:pPr>
              <w:spacing w:line="276" w:lineRule="auto"/>
              <w:ind w:firstLine="0"/>
            </w:pPr>
            <w:r w:rsidRPr="00086AE8">
              <w:t>12</w:t>
            </w:r>
          </w:p>
        </w:tc>
        <w:tc>
          <w:tcPr>
            <w:tcW w:w="456" w:type="dxa"/>
          </w:tcPr>
          <w:p w14:paraId="3CA86687" w14:textId="441D723F" w:rsidR="00EE4F21" w:rsidRPr="00086AE8" w:rsidRDefault="00EE4F21" w:rsidP="00140C64">
            <w:pPr>
              <w:spacing w:line="276" w:lineRule="auto"/>
              <w:ind w:firstLine="0"/>
            </w:pPr>
            <w:r w:rsidRPr="00086AE8">
              <w:t>13</w:t>
            </w:r>
          </w:p>
        </w:tc>
        <w:tc>
          <w:tcPr>
            <w:tcW w:w="456" w:type="dxa"/>
          </w:tcPr>
          <w:p w14:paraId="23720D4E" w14:textId="074C97D5" w:rsidR="00EE4F21" w:rsidRPr="00086AE8" w:rsidRDefault="00EE4F21" w:rsidP="00140C64">
            <w:pPr>
              <w:spacing w:line="276" w:lineRule="auto"/>
              <w:ind w:firstLine="0"/>
            </w:pPr>
            <w:r w:rsidRPr="00086AE8">
              <w:t>14</w:t>
            </w:r>
          </w:p>
        </w:tc>
        <w:tc>
          <w:tcPr>
            <w:tcW w:w="456" w:type="dxa"/>
          </w:tcPr>
          <w:p w14:paraId="69752F04" w14:textId="0A3DCF2E" w:rsidR="00EE4F21" w:rsidRPr="00086AE8" w:rsidRDefault="00EE4F21" w:rsidP="00140C64">
            <w:pPr>
              <w:spacing w:line="276" w:lineRule="auto"/>
              <w:ind w:firstLine="0"/>
            </w:pPr>
            <w:r w:rsidRPr="00086AE8">
              <w:t>15</w:t>
            </w:r>
          </w:p>
        </w:tc>
        <w:tc>
          <w:tcPr>
            <w:tcW w:w="456" w:type="dxa"/>
          </w:tcPr>
          <w:p w14:paraId="4F99A9CF" w14:textId="79CEA311" w:rsidR="00EE4F21" w:rsidRPr="00086AE8" w:rsidRDefault="00EE4F21" w:rsidP="00140C64">
            <w:pPr>
              <w:spacing w:line="276" w:lineRule="auto"/>
              <w:ind w:firstLine="0"/>
            </w:pPr>
            <w:r w:rsidRPr="00086AE8">
              <w:t>16</w:t>
            </w:r>
          </w:p>
        </w:tc>
      </w:tr>
      <w:tr w:rsidR="00086AE8" w:rsidRPr="00086AE8" w14:paraId="5808A557" w14:textId="72364B83" w:rsidTr="00EE4F21">
        <w:tc>
          <w:tcPr>
            <w:tcW w:w="531" w:type="dxa"/>
          </w:tcPr>
          <w:p w14:paraId="323D821A" w14:textId="2537C11A" w:rsidR="00EE4F21" w:rsidRPr="00086AE8" w:rsidRDefault="00EE4F21" w:rsidP="00140C64">
            <w:pPr>
              <w:spacing w:line="276" w:lineRule="auto"/>
              <w:ind w:firstLine="0"/>
            </w:pPr>
            <w:r w:rsidRPr="00086AE8">
              <w:t>1</w:t>
            </w:r>
          </w:p>
        </w:tc>
        <w:tc>
          <w:tcPr>
            <w:tcW w:w="2289" w:type="dxa"/>
          </w:tcPr>
          <w:p w14:paraId="7CB4FE14" w14:textId="62953BF3" w:rsidR="00EE4F21" w:rsidRPr="00086AE8" w:rsidRDefault="00EE4F21" w:rsidP="00140C64">
            <w:pPr>
              <w:spacing w:line="276" w:lineRule="auto"/>
              <w:ind w:firstLine="0"/>
            </w:pPr>
            <w:r w:rsidRPr="00086AE8">
              <w:t>Studi Literatur</w:t>
            </w:r>
          </w:p>
        </w:tc>
        <w:tc>
          <w:tcPr>
            <w:tcW w:w="338" w:type="dxa"/>
            <w:shd w:val="clear" w:color="auto" w:fill="FFFF00"/>
          </w:tcPr>
          <w:p w14:paraId="46842EEA" w14:textId="77777777" w:rsidR="00EE4F21" w:rsidRPr="00086AE8" w:rsidRDefault="00EE4F21" w:rsidP="00140C64">
            <w:pPr>
              <w:spacing w:line="276" w:lineRule="auto"/>
              <w:ind w:firstLine="0"/>
            </w:pPr>
          </w:p>
        </w:tc>
        <w:tc>
          <w:tcPr>
            <w:tcW w:w="338" w:type="dxa"/>
            <w:shd w:val="clear" w:color="auto" w:fill="FFFF00"/>
          </w:tcPr>
          <w:p w14:paraId="37F4E9BD" w14:textId="77777777" w:rsidR="00EE4F21" w:rsidRPr="00086AE8" w:rsidRDefault="00EE4F21" w:rsidP="00140C64">
            <w:pPr>
              <w:spacing w:line="276" w:lineRule="auto"/>
              <w:ind w:firstLine="0"/>
            </w:pPr>
          </w:p>
        </w:tc>
        <w:tc>
          <w:tcPr>
            <w:tcW w:w="339" w:type="dxa"/>
            <w:shd w:val="clear" w:color="auto" w:fill="FFFF00"/>
          </w:tcPr>
          <w:p w14:paraId="4A9C5124" w14:textId="77777777" w:rsidR="00EE4F21" w:rsidRPr="00086AE8" w:rsidRDefault="00EE4F21" w:rsidP="00140C64">
            <w:pPr>
              <w:spacing w:line="276" w:lineRule="auto"/>
              <w:ind w:firstLine="0"/>
            </w:pPr>
          </w:p>
        </w:tc>
        <w:tc>
          <w:tcPr>
            <w:tcW w:w="339" w:type="dxa"/>
            <w:shd w:val="clear" w:color="auto" w:fill="FFFF00"/>
          </w:tcPr>
          <w:p w14:paraId="2B3D3C53" w14:textId="77777777" w:rsidR="00EE4F21" w:rsidRPr="00086AE8" w:rsidRDefault="00EE4F21" w:rsidP="00140C64">
            <w:pPr>
              <w:spacing w:line="276" w:lineRule="auto"/>
              <w:ind w:firstLine="0"/>
            </w:pPr>
          </w:p>
        </w:tc>
        <w:tc>
          <w:tcPr>
            <w:tcW w:w="339" w:type="dxa"/>
          </w:tcPr>
          <w:p w14:paraId="0409B6A3" w14:textId="77777777" w:rsidR="00EE4F21" w:rsidRPr="00086AE8" w:rsidRDefault="00EE4F21" w:rsidP="00140C64">
            <w:pPr>
              <w:spacing w:line="276" w:lineRule="auto"/>
              <w:ind w:firstLine="0"/>
            </w:pPr>
          </w:p>
        </w:tc>
        <w:tc>
          <w:tcPr>
            <w:tcW w:w="339" w:type="dxa"/>
          </w:tcPr>
          <w:p w14:paraId="1C56037F" w14:textId="77777777" w:rsidR="00EE4F21" w:rsidRPr="00086AE8" w:rsidRDefault="00EE4F21" w:rsidP="00140C64">
            <w:pPr>
              <w:spacing w:line="276" w:lineRule="auto"/>
              <w:ind w:firstLine="0"/>
            </w:pPr>
          </w:p>
        </w:tc>
        <w:tc>
          <w:tcPr>
            <w:tcW w:w="339" w:type="dxa"/>
          </w:tcPr>
          <w:p w14:paraId="4627F600" w14:textId="77777777" w:rsidR="00EE4F21" w:rsidRPr="00086AE8" w:rsidRDefault="00EE4F21" w:rsidP="00140C64">
            <w:pPr>
              <w:spacing w:line="276" w:lineRule="auto"/>
              <w:ind w:firstLine="0"/>
            </w:pPr>
          </w:p>
        </w:tc>
        <w:tc>
          <w:tcPr>
            <w:tcW w:w="339" w:type="dxa"/>
          </w:tcPr>
          <w:p w14:paraId="3A3C8BD8" w14:textId="77777777" w:rsidR="00EE4F21" w:rsidRPr="00086AE8" w:rsidRDefault="00EE4F21" w:rsidP="00140C64">
            <w:pPr>
              <w:spacing w:line="276" w:lineRule="auto"/>
              <w:ind w:firstLine="0"/>
            </w:pPr>
          </w:p>
        </w:tc>
        <w:tc>
          <w:tcPr>
            <w:tcW w:w="339" w:type="dxa"/>
          </w:tcPr>
          <w:p w14:paraId="385486AA" w14:textId="77777777" w:rsidR="00EE4F21" w:rsidRPr="00086AE8" w:rsidRDefault="00EE4F21" w:rsidP="00140C64">
            <w:pPr>
              <w:spacing w:line="276" w:lineRule="auto"/>
              <w:ind w:firstLine="0"/>
            </w:pPr>
          </w:p>
        </w:tc>
        <w:tc>
          <w:tcPr>
            <w:tcW w:w="456" w:type="dxa"/>
          </w:tcPr>
          <w:p w14:paraId="2C96DA65" w14:textId="77777777" w:rsidR="00EE4F21" w:rsidRPr="00086AE8" w:rsidRDefault="00EE4F21" w:rsidP="00140C64">
            <w:pPr>
              <w:spacing w:line="276" w:lineRule="auto"/>
              <w:ind w:firstLine="0"/>
            </w:pPr>
          </w:p>
        </w:tc>
        <w:tc>
          <w:tcPr>
            <w:tcW w:w="456" w:type="dxa"/>
          </w:tcPr>
          <w:p w14:paraId="2D665772" w14:textId="77777777" w:rsidR="00EE4F21" w:rsidRPr="00086AE8" w:rsidRDefault="00EE4F21" w:rsidP="00140C64">
            <w:pPr>
              <w:spacing w:line="276" w:lineRule="auto"/>
              <w:ind w:firstLine="0"/>
            </w:pPr>
          </w:p>
        </w:tc>
        <w:tc>
          <w:tcPr>
            <w:tcW w:w="456" w:type="dxa"/>
          </w:tcPr>
          <w:p w14:paraId="76A40B0A" w14:textId="77777777" w:rsidR="00EE4F21" w:rsidRPr="00086AE8" w:rsidRDefault="00EE4F21" w:rsidP="00140C64">
            <w:pPr>
              <w:spacing w:line="276" w:lineRule="auto"/>
              <w:ind w:firstLine="0"/>
            </w:pPr>
          </w:p>
        </w:tc>
        <w:tc>
          <w:tcPr>
            <w:tcW w:w="456" w:type="dxa"/>
          </w:tcPr>
          <w:p w14:paraId="6C72F403" w14:textId="77777777" w:rsidR="00EE4F21" w:rsidRPr="00086AE8" w:rsidRDefault="00EE4F21" w:rsidP="00140C64">
            <w:pPr>
              <w:spacing w:line="276" w:lineRule="auto"/>
              <w:ind w:firstLine="0"/>
            </w:pPr>
          </w:p>
        </w:tc>
        <w:tc>
          <w:tcPr>
            <w:tcW w:w="456" w:type="dxa"/>
          </w:tcPr>
          <w:p w14:paraId="4AF6F22C" w14:textId="77777777" w:rsidR="00EE4F21" w:rsidRPr="00086AE8" w:rsidRDefault="00EE4F21" w:rsidP="00140C64">
            <w:pPr>
              <w:spacing w:line="276" w:lineRule="auto"/>
              <w:ind w:firstLine="0"/>
            </w:pPr>
          </w:p>
        </w:tc>
        <w:tc>
          <w:tcPr>
            <w:tcW w:w="456" w:type="dxa"/>
          </w:tcPr>
          <w:p w14:paraId="73879F0F" w14:textId="77777777" w:rsidR="00EE4F21" w:rsidRPr="00086AE8" w:rsidRDefault="00EE4F21" w:rsidP="00140C64">
            <w:pPr>
              <w:spacing w:line="276" w:lineRule="auto"/>
              <w:ind w:firstLine="0"/>
            </w:pPr>
          </w:p>
        </w:tc>
        <w:tc>
          <w:tcPr>
            <w:tcW w:w="456" w:type="dxa"/>
          </w:tcPr>
          <w:p w14:paraId="27FBD255" w14:textId="77777777" w:rsidR="00EE4F21" w:rsidRPr="00086AE8" w:rsidRDefault="00EE4F21" w:rsidP="00140C64">
            <w:pPr>
              <w:spacing w:line="276" w:lineRule="auto"/>
              <w:ind w:firstLine="0"/>
            </w:pPr>
          </w:p>
        </w:tc>
      </w:tr>
      <w:tr w:rsidR="00086AE8" w:rsidRPr="00086AE8" w14:paraId="656968FF" w14:textId="02C0D688" w:rsidTr="00EE4F21">
        <w:tc>
          <w:tcPr>
            <w:tcW w:w="531" w:type="dxa"/>
          </w:tcPr>
          <w:p w14:paraId="5EBBEEBE" w14:textId="1229D61C" w:rsidR="00EE4F21" w:rsidRPr="00086AE8" w:rsidRDefault="00EE4F21" w:rsidP="00140C64">
            <w:pPr>
              <w:spacing w:line="276" w:lineRule="auto"/>
              <w:ind w:firstLine="0"/>
            </w:pPr>
            <w:r w:rsidRPr="00086AE8">
              <w:t>2</w:t>
            </w:r>
          </w:p>
        </w:tc>
        <w:tc>
          <w:tcPr>
            <w:tcW w:w="2289" w:type="dxa"/>
          </w:tcPr>
          <w:p w14:paraId="6AC2DDB1" w14:textId="6607BDAA" w:rsidR="00EE4F21" w:rsidRPr="00086AE8" w:rsidRDefault="00EE4F21" w:rsidP="00140C64">
            <w:pPr>
              <w:spacing w:line="276" w:lineRule="auto"/>
              <w:ind w:firstLine="0"/>
            </w:pPr>
            <w:r w:rsidRPr="00086AE8">
              <w:t>Persiapan Dataset</w:t>
            </w:r>
          </w:p>
        </w:tc>
        <w:tc>
          <w:tcPr>
            <w:tcW w:w="338" w:type="dxa"/>
          </w:tcPr>
          <w:p w14:paraId="50BFB401" w14:textId="77777777" w:rsidR="00EE4F21" w:rsidRPr="00086AE8" w:rsidRDefault="00EE4F21" w:rsidP="00140C64">
            <w:pPr>
              <w:spacing w:line="276" w:lineRule="auto"/>
              <w:ind w:firstLine="0"/>
            </w:pPr>
          </w:p>
        </w:tc>
        <w:tc>
          <w:tcPr>
            <w:tcW w:w="338" w:type="dxa"/>
          </w:tcPr>
          <w:p w14:paraId="2A5A7F47" w14:textId="77777777" w:rsidR="00EE4F21" w:rsidRPr="00086AE8" w:rsidRDefault="00EE4F21" w:rsidP="00140C64">
            <w:pPr>
              <w:spacing w:line="276" w:lineRule="auto"/>
              <w:ind w:firstLine="0"/>
            </w:pPr>
          </w:p>
        </w:tc>
        <w:tc>
          <w:tcPr>
            <w:tcW w:w="339" w:type="dxa"/>
          </w:tcPr>
          <w:p w14:paraId="12DD78EA" w14:textId="77777777" w:rsidR="00EE4F21" w:rsidRPr="00086AE8" w:rsidRDefault="00EE4F21" w:rsidP="00140C64">
            <w:pPr>
              <w:spacing w:line="276" w:lineRule="auto"/>
              <w:ind w:firstLine="0"/>
            </w:pPr>
          </w:p>
        </w:tc>
        <w:tc>
          <w:tcPr>
            <w:tcW w:w="339" w:type="dxa"/>
          </w:tcPr>
          <w:p w14:paraId="1B7F7DA9" w14:textId="77777777" w:rsidR="00EE4F21" w:rsidRPr="00086AE8" w:rsidRDefault="00EE4F21" w:rsidP="00140C64">
            <w:pPr>
              <w:spacing w:line="276" w:lineRule="auto"/>
              <w:ind w:firstLine="0"/>
            </w:pPr>
          </w:p>
        </w:tc>
        <w:tc>
          <w:tcPr>
            <w:tcW w:w="339" w:type="dxa"/>
            <w:shd w:val="clear" w:color="auto" w:fill="FFFF00"/>
          </w:tcPr>
          <w:p w14:paraId="194B3608" w14:textId="77777777" w:rsidR="00EE4F21" w:rsidRPr="00086AE8" w:rsidRDefault="00EE4F21" w:rsidP="00140C64">
            <w:pPr>
              <w:spacing w:line="276" w:lineRule="auto"/>
              <w:ind w:firstLine="0"/>
            </w:pPr>
          </w:p>
        </w:tc>
        <w:tc>
          <w:tcPr>
            <w:tcW w:w="339" w:type="dxa"/>
            <w:shd w:val="clear" w:color="auto" w:fill="FFFF00"/>
          </w:tcPr>
          <w:p w14:paraId="2C1AB572" w14:textId="77777777" w:rsidR="00EE4F21" w:rsidRPr="00086AE8" w:rsidRDefault="00EE4F21" w:rsidP="00140C64">
            <w:pPr>
              <w:spacing w:line="276" w:lineRule="auto"/>
              <w:ind w:firstLine="0"/>
            </w:pPr>
          </w:p>
        </w:tc>
        <w:tc>
          <w:tcPr>
            <w:tcW w:w="339" w:type="dxa"/>
            <w:shd w:val="clear" w:color="auto" w:fill="FFFF00"/>
          </w:tcPr>
          <w:p w14:paraId="774E21CD" w14:textId="77777777" w:rsidR="00EE4F21" w:rsidRPr="00086AE8" w:rsidRDefault="00EE4F21" w:rsidP="00140C64">
            <w:pPr>
              <w:spacing w:line="276" w:lineRule="auto"/>
              <w:ind w:firstLine="0"/>
            </w:pPr>
          </w:p>
        </w:tc>
        <w:tc>
          <w:tcPr>
            <w:tcW w:w="339" w:type="dxa"/>
            <w:shd w:val="clear" w:color="auto" w:fill="FFFF00"/>
          </w:tcPr>
          <w:p w14:paraId="5082B471" w14:textId="77777777" w:rsidR="00EE4F21" w:rsidRPr="00086AE8" w:rsidRDefault="00EE4F21" w:rsidP="00140C64">
            <w:pPr>
              <w:spacing w:line="276" w:lineRule="auto"/>
              <w:ind w:firstLine="0"/>
            </w:pPr>
          </w:p>
        </w:tc>
        <w:tc>
          <w:tcPr>
            <w:tcW w:w="339" w:type="dxa"/>
          </w:tcPr>
          <w:p w14:paraId="4020C51F" w14:textId="77777777" w:rsidR="00EE4F21" w:rsidRPr="00086AE8" w:rsidRDefault="00EE4F21" w:rsidP="00140C64">
            <w:pPr>
              <w:spacing w:line="276" w:lineRule="auto"/>
              <w:ind w:firstLine="0"/>
            </w:pPr>
          </w:p>
        </w:tc>
        <w:tc>
          <w:tcPr>
            <w:tcW w:w="456" w:type="dxa"/>
          </w:tcPr>
          <w:p w14:paraId="21ACB960" w14:textId="77777777" w:rsidR="00EE4F21" w:rsidRPr="00086AE8" w:rsidRDefault="00EE4F21" w:rsidP="00140C64">
            <w:pPr>
              <w:spacing w:line="276" w:lineRule="auto"/>
              <w:ind w:firstLine="0"/>
            </w:pPr>
          </w:p>
        </w:tc>
        <w:tc>
          <w:tcPr>
            <w:tcW w:w="456" w:type="dxa"/>
          </w:tcPr>
          <w:p w14:paraId="0053D054" w14:textId="77777777" w:rsidR="00EE4F21" w:rsidRPr="00086AE8" w:rsidRDefault="00EE4F21" w:rsidP="00140C64">
            <w:pPr>
              <w:spacing w:line="276" w:lineRule="auto"/>
              <w:ind w:firstLine="0"/>
            </w:pPr>
          </w:p>
        </w:tc>
        <w:tc>
          <w:tcPr>
            <w:tcW w:w="456" w:type="dxa"/>
          </w:tcPr>
          <w:p w14:paraId="0D42548F" w14:textId="77777777" w:rsidR="00EE4F21" w:rsidRPr="00086AE8" w:rsidRDefault="00EE4F21" w:rsidP="00140C64">
            <w:pPr>
              <w:spacing w:line="276" w:lineRule="auto"/>
              <w:ind w:firstLine="0"/>
            </w:pPr>
          </w:p>
        </w:tc>
        <w:tc>
          <w:tcPr>
            <w:tcW w:w="456" w:type="dxa"/>
          </w:tcPr>
          <w:p w14:paraId="7AC67434" w14:textId="77777777" w:rsidR="00EE4F21" w:rsidRPr="00086AE8" w:rsidRDefault="00EE4F21" w:rsidP="00140C64">
            <w:pPr>
              <w:spacing w:line="276" w:lineRule="auto"/>
              <w:ind w:firstLine="0"/>
            </w:pPr>
          </w:p>
        </w:tc>
        <w:tc>
          <w:tcPr>
            <w:tcW w:w="456" w:type="dxa"/>
          </w:tcPr>
          <w:p w14:paraId="0DDB677A" w14:textId="77777777" w:rsidR="00EE4F21" w:rsidRPr="00086AE8" w:rsidRDefault="00EE4F21" w:rsidP="00140C64">
            <w:pPr>
              <w:spacing w:line="276" w:lineRule="auto"/>
              <w:ind w:firstLine="0"/>
            </w:pPr>
          </w:p>
        </w:tc>
        <w:tc>
          <w:tcPr>
            <w:tcW w:w="456" w:type="dxa"/>
          </w:tcPr>
          <w:p w14:paraId="27E329B2" w14:textId="77777777" w:rsidR="00EE4F21" w:rsidRPr="00086AE8" w:rsidRDefault="00EE4F21" w:rsidP="00140C64">
            <w:pPr>
              <w:spacing w:line="276" w:lineRule="auto"/>
              <w:ind w:firstLine="0"/>
            </w:pPr>
          </w:p>
        </w:tc>
        <w:tc>
          <w:tcPr>
            <w:tcW w:w="456" w:type="dxa"/>
          </w:tcPr>
          <w:p w14:paraId="3AF2D61B" w14:textId="77777777" w:rsidR="00EE4F21" w:rsidRPr="00086AE8" w:rsidRDefault="00EE4F21" w:rsidP="00140C64">
            <w:pPr>
              <w:spacing w:line="276" w:lineRule="auto"/>
              <w:ind w:firstLine="0"/>
            </w:pPr>
          </w:p>
        </w:tc>
      </w:tr>
      <w:tr w:rsidR="00086AE8" w:rsidRPr="00086AE8" w14:paraId="7B65E0C3" w14:textId="110C9438" w:rsidTr="00EE4F21">
        <w:tc>
          <w:tcPr>
            <w:tcW w:w="531" w:type="dxa"/>
          </w:tcPr>
          <w:p w14:paraId="17EDE84A" w14:textId="6A07BB2C" w:rsidR="00EE4F21" w:rsidRPr="00086AE8" w:rsidRDefault="00EE4F21" w:rsidP="00140C64">
            <w:pPr>
              <w:spacing w:line="276" w:lineRule="auto"/>
              <w:ind w:firstLine="0"/>
            </w:pPr>
            <w:r w:rsidRPr="00086AE8">
              <w:t>3</w:t>
            </w:r>
          </w:p>
        </w:tc>
        <w:tc>
          <w:tcPr>
            <w:tcW w:w="2289" w:type="dxa"/>
          </w:tcPr>
          <w:p w14:paraId="1CF516B5" w14:textId="3DFC361C" w:rsidR="00EE4F21" w:rsidRPr="00086AE8" w:rsidRDefault="00EE4F21" w:rsidP="00140C64">
            <w:pPr>
              <w:spacing w:line="276" w:lineRule="auto"/>
              <w:ind w:firstLine="0"/>
            </w:pPr>
            <w:r w:rsidRPr="00086AE8">
              <w:t>Perancangan dan Implementasi Sistem</w:t>
            </w:r>
          </w:p>
        </w:tc>
        <w:tc>
          <w:tcPr>
            <w:tcW w:w="338" w:type="dxa"/>
          </w:tcPr>
          <w:p w14:paraId="0174DD99" w14:textId="77777777" w:rsidR="00EE4F21" w:rsidRPr="00086AE8" w:rsidRDefault="00EE4F21" w:rsidP="00140C64">
            <w:pPr>
              <w:spacing w:line="276" w:lineRule="auto"/>
              <w:ind w:firstLine="0"/>
            </w:pPr>
          </w:p>
        </w:tc>
        <w:tc>
          <w:tcPr>
            <w:tcW w:w="338" w:type="dxa"/>
          </w:tcPr>
          <w:p w14:paraId="413476B7" w14:textId="77777777" w:rsidR="00EE4F21" w:rsidRPr="00086AE8" w:rsidRDefault="00EE4F21" w:rsidP="00140C64">
            <w:pPr>
              <w:spacing w:line="276" w:lineRule="auto"/>
              <w:ind w:firstLine="0"/>
            </w:pPr>
          </w:p>
        </w:tc>
        <w:tc>
          <w:tcPr>
            <w:tcW w:w="339" w:type="dxa"/>
          </w:tcPr>
          <w:p w14:paraId="6E76D6E9" w14:textId="77777777" w:rsidR="00EE4F21" w:rsidRPr="00086AE8" w:rsidRDefault="00EE4F21" w:rsidP="00140C64">
            <w:pPr>
              <w:spacing w:line="276" w:lineRule="auto"/>
              <w:ind w:firstLine="0"/>
            </w:pPr>
          </w:p>
        </w:tc>
        <w:tc>
          <w:tcPr>
            <w:tcW w:w="339" w:type="dxa"/>
          </w:tcPr>
          <w:p w14:paraId="1A9FDD82" w14:textId="77777777" w:rsidR="00EE4F21" w:rsidRPr="00086AE8" w:rsidRDefault="00EE4F21" w:rsidP="00140C64">
            <w:pPr>
              <w:spacing w:line="276" w:lineRule="auto"/>
              <w:ind w:firstLine="0"/>
            </w:pPr>
          </w:p>
        </w:tc>
        <w:tc>
          <w:tcPr>
            <w:tcW w:w="339" w:type="dxa"/>
          </w:tcPr>
          <w:p w14:paraId="2C097758" w14:textId="77777777" w:rsidR="00EE4F21" w:rsidRPr="00086AE8" w:rsidRDefault="00EE4F21" w:rsidP="00140C64">
            <w:pPr>
              <w:spacing w:line="276" w:lineRule="auto"/>
              <w:ind w:firstLine="0"/>
            </w:pPr>
          </w:p>
        </w:tc>
        <w:tc>
          <w:tcPr>
            <w:tcW w:w="339" w:type="dxa"/>
          </w:tcPr>
          <w:p w14:paraId="4688A7A2" w14:textId="77777777" w:rsidR="00EE4F21" w:rsidRPr="00086AE8" w:rsidRDefault="00EE4F21" w:rsidP="00140C64">
            <w:pPr>
              <w:spacing w:line="276" w:lineRule="auto"/>
              <w:ind w:firstLine="0"/>
            </w:pPr>
          </w:p>
        </w:tc>
        <w:tc>
          <w:tcPr>
            <w:tcW w:w="339" w:type="dxa"/>
          </w:tcPr>
          <w:p w14:paraId="6E477F76" w14:textId="77777777" w:rsidR="00EE4F21" w:rsidRPr="00086AE8" w:rsidRDefault="00EE4F21" w:rsidP="00140C64">
            <w:pPr>
              <w:spacing w:line="276" w:lineRule="auto"/>
              <w:ind w:firstLine="0"/>
            </w:pPr>
          </w:p>
        </w:tc>
        <w:tc>
          <w:tcPr>
            <w:tcW w:w="339" w:type="dxa"/>
            <w:shd w:val="clear" w:color="auto" w:fill="FFFF00"/>
          </w:tcPr>
          <w:p w14:paraId="632B2D60" w14:textId="77777777" w:rsidR="00EE4F21" w:rsidRPr="00086AE8" w:rsidRDefault="00EE4F21" w:rsidP="00140C64">
            <w:pPr>
              <w:spacing w:line="276" w:lineRule="auto"/>
              <w:ind w:firstLine="0"/>
            </w:pPr>
          </w:p>
        </w:tc>
        <w:tc>
          <w:tcPr>
            <w:tcW w:w="339" w:type="dxa"/>
            <w:shd w:val="clear" w:color="auto" w:fill="FFFF00"/>
          </w:tcPr>
          <w:p w14:paraId="0F0FCB84" w14:textId="77777777" w:rsidR="00EE4F21" w:rsidRPr="00086AE8" w:rsidRDefault="00EE4F21" w:rsidP="00140C64">
            <w:pPr>
              <w:spacing w:line="276" w:lineRule="auto"/>
              <w:ind w:firstLine="0"/>
            </w:pPr>
          </w:p>
        </w:tc>
        <w:tc>
          <w:tcPr>
            <w:tcW w:w="456" w:type="dxa"/>
            <w:shd w:val="clear" w:color="auto" w:fill="FFFF00"/>
          </w:tcPr>
          <w:p w14:paraId="7869EAB4" w14:textId="77777777" w:rsidR="00EE4F21" w:rsidRPr="00086AE8" w:rsidRDefault="00EE4F21" w:rsidP="00140C64">
            <w:pPr>
              <w:spacing w:line="276" w:lineRule="auto"/>
              <w:ind w:firstLine="0"/>
            </w:pPr>
          </w:p>
        </w:tc>
        <w:tc>
          <w:tcPr>
            <w:tcW w:w="456" w:type="dxa"/>
            <w:shd w:val="clear" w:color="auto" w:fill="FFFF00"/>
          </w:tcPr>
          <w:p w14:paraId="05438636" w14:textId="77777777" w:rsidR="00EE4F21" w:rsidRPr="00086AE8" w:rsidRDefault="00EE4F21" w:rsidP="00140C64">
            <w:pPr>
              <w:spacing w:line="276" w:lineRule="auto"/>
              <w:ind w:firstLine="0"/>
            </w:pPr>
          </w:p>
        </w:tc>
        <w:tc>
          <w:tcPr>
            <w:tcW w:w="456" w:type="dxa"/>
            <w:shd w:val="clear" w:color="auto" w:fill="FFFFFF" w:themeFill="background1"/>
          </w:tcPr>
          <w:p w14:paraId="17471854" w14:textId="77777777" w:rsidR="00EE4F21" w:rsidRPr="00086AE8" w:rsidRDefault="00EE4F21" w:rsidP="00140C64">
            <w:pPr>
              <w:spacing w:line="276" w:lineRule="auto"/>
              <w:ind w:firstLine="0"/>
            </w:pPr>
          </w:p>
        </w:tc>
        <w:tc>
          <w:tcPr>
            <w:tcW w:w="456" w:type="dxa"/>
          </w:tcPr>
          <w:p w14:paraId="7DDED5E8" w14:textId="77777777" w:rsidR="00EE4F21" w:rsidRPr="00086AE8" w:rsidRDefault="00EE4F21" w:rsidP="00140C64">
            <w:pPr>
              <w:spacing w:line="276" w:lineRule="auto"/>
              <w:ind w:firstLine="0"/>
            </w:pPr>
          </w:p>
        </w:tc>
        <w:tc>
          <w:tcPr>
            <w:tcW w:w="456" w:type="dxa"/>
          </w:tcPr>
          <w:p w14:paraId="429901D1" w14:textId="77777777" w:rsidR="00EE4F21" w:rsidRPr="00086AE8" w:rsidRDefault="00EE4F21" w:rsidP="00140C64">
            <w:pPr>
              <w:spacing w:line="276" w:lineRule="auto"/>
              <w:ind w:firstLine="0"/>
            </w:pPr>
          </w:p>
        </w:tc>
        <w:tc>
          <w:tcPr>
            <w:tcW w:w="456" w:type="dxa"/>
          </w:tcPr>
          <w:p w14:paraId="7128C640" w14:textId="77777777" w:rsidR="00EE4F21" w:rsidRPr="00086AE8" w:rsidRDefault="00EE4F21" w:rsidP="00140C64">
            <w:pPr>
              <w:spacing w:line="276" w:lineRule="auto"/>
              <w:ind w:firstLine="0"/>
            </w:pPr>
          </w:p>
        </w:tc>
        <w:tc>
          <w:tcPr>
            <w:tcW w:w="456" w:type="dxa"/>
          </w:tcPr>
          <w:p w14:paraId="2A9EDA9F" w14:textId="77777777" w:rsidR="00EE4F21" w:rsidRPr="00086AE8" w:rsidRDefault="00EE4F21" w:rsidP="00140C64">
            <w:pPr>
              <w:spacing w:line="276" w:lineRule="auto"/>
              <w:ind w:firstLine="0"/>
            </w:pPr>
          </w:p>
        </w:tc>
      </w:tr>
      <w:tr w:rsidR="00086AE8" w:rsidRPr="00086AE8" w14:paraId="3187CF80" w14:textId="2B35DB08" w:rsidTr="00EE4F21">
        <w:tc>
          <w:tcPr>
            <w:tcW w:w="531" w:type="dxa"/>
          </w:tcPr>
          <w:p w14:paraId="0E6CA329" w14:textId="45A4805E" w:rsidR="00EE4F21" w:rsidRPr="00086AE8" w:rsidRDefault="00EE4F21" w:rsidP="00140C64">
            <w:pPr>
              <w:spacing w:line="276" w:lineRule="auto"/>
              <w:ind w:firstLine="0"/>
            </w:pPr>
            <w:r w:rsidRPr="00086AE8">
              <w:t>4</w:t>
            </w:r>
          </w:p>
        </w:tc>
        <w:tc>
          <w:tcPr>
            <w:tcW w:w="2289" w:type="dxa"/>
          </w:tcPr>
          <w:p w14:paraId="78BC26BF" w14:textId="473985C4" w:rsidR="00EE4F21" w:rsidRPr="00086AE8" w:rsidRDefault="00EE4F21" w:rsidP="00140C64">
            <w:pPr>
              <w:spacing w:line="276" w:lineRule="auto"/>
              <w:ind w:firstLine="0"/>
            </w:pPr>
            <w:r w:rsidRPr="00086AE8">
              <w:t>Eksperimen dan Evaluasi</w:t>
            </w:r>
          </w:p>
        </w:tc>
        <w:tc>
          <w:tcPr>
            <w:tcW w:w="338" w:type="dxa"/>
          </w:tcPr>
          <w:p w14:paraId="652758D5" w14:textId="77777777" w:rsidR="00EE4F21" w:rsidRPr="00086AE8" w:rsidRDefault="00EE4F21" w:rsidP="00140C64">
            <w:pPr>
              <w:spacing w:line="276" w:lineRule="auto"/>
              <w:ind w:firstLine="0"/>
            </w:pPr>
          </w:p>
        </w:tc>
        <w:tc>
          <w:tcPr>
            <w:tcW w:w="338" w:type="dxa"/>
          </w:tcPr>
          <w:p w14:paraId="6776519A" w14:textId="77777777" w:rsidR="00EE4F21" w:rsidRPr="00086AE8" w:rsidRDefault="00EE4F21" w:rsidP="00140C64">
            <w:pPr>
              <w:spacing w:line="276" w:lineRule="auto"/>
              <w:ind w:firstLine="0"/>
            </w:pPr>
          </w:p>
        </w:tc>
        <w:tc>
          <w:tcPr>
            <w:tcW w:w="339" w:type="dxa"/>
          </w:tcPr>
          <w:p w14:paraId="38FF459E" w14:textId="77777777" w:rsidR="00EE4F21" w:rsidRPr="00086AE8" w:rsidRDefault="00EE4F21" w:rsidP="00140C64">
            <w:pPr>
              <w:spacing w:line="276" w:lineRule="auto"/>
              <w:ind w:firstLine="0"/>
            </w:pPr>
          </w:p>
        </w:tc>
        <w:tc>
          <w:tcPr>
            <w:tcW w:w="339" w:type="dxa"/>
          </w:tcPr>
          <w:p w14:paraId="0F2031A2" w14:textId="77777777" w:rsidR="00EE4F21" w:rsidRPr="00086AE8" w:rsidRDefault="00EE4F21" w:rsidP="00140C64">
            <w:pPr>
              <w:spacing w:line="276" w:lineRule="auto"/>
              <w:ind w:firstLine="0"/>
            </w:pPr>
          </w:p>
        </w:tc>
        <w:tc>
          <w:tcPr>
            <w:tcW w:w="339" w:type="dxa"/>
          </w:tcPr>
          <w:p w14:paraId="28971E03" w14:textId="77777777" w:rsidR="00EE4F21" w:rsidRPr="00086AE8" w:rsidRDefault="00EE4F21" w:rsidP="00140C64">
            <w:pPr>
              <w:spacing w:line="276" w:lineRule="auto"/>
              <w:ind w:firstLine="0"/>
            </w:pPr>
          </w:p>
        </w:tc>
        <w:tc>
          <w:tcPr>
            <w:tcW w:w="339" w:type="dxa"/>
          </w:tcPr>
          <w:p w14:paraId="5ADFB59B" w14:textId="77777777" w:rsidR="00EE4F21" w:rsidRPr="00086AE8" w:rsidRDefault="00EE4F21" w:rsidP="00140C64">
            <w:pPr>
              <w:spacing w:line="276" w:lineRule="auto"/>
              <w:ind w:firstLine="0"/>
            </w:pPr>
          </w:p>
        </w:tc>
        <w:tc>
          <w:tcPr>
            <w:tcW w:w="339" w:type="dxa"/>
          </w:tcPr>
          <w:p w14:paraId="20548E0C" w14:textId="77777777" w:rsidR="00EE4F21" w:rsidRPr="00086AE8" w:rsidRDefault="00EE4F21" w:rsidP="00140C64">
            <w:pPr>
              <w:spacing w:line="276" w:lineRule="auto"/>
              <w:ind w:firstLine="0"/>
            </w:pPr>
          </w:p>
        </w:tc>
        <w:tc>
          <w:tcPr>
            <w:tcW w:w="339" w:type="dxa"/>
          </w:tcPr>
          <w:p w14:paraId="53642D7E" w14:textId="77777777" w:rsidR="00EE4F21" w:rsidRPr="00086AE8" w:rsidRDefault="00EE4F21" w:rsidP="00140C64">
            <w:pPr>
              <w:spacing w:line="276" w:lineRule="auto"/>
              <w:ind w:firstLine="0"/>
            </w:pPr>
          </w:p>
        </w:tc>
        <w:tc>
          <w:tcPr>
            <w:tcW w:w="339" w:type="dxa"/>
          </w:tcPr>
          <w:p w14:paraId="3D203537" w14:textId="77777777" w:rsidR="00EE4F21" w:rsidRPr="00086AE8" w:rsidRDefault="00EE4F21" w:rsidP="00140C64">
            <w:pPr>
              <w:spacing w:line="276" w:lineRule="auto"/>
              <w:ind w:firstLine="0"/>
            </w:pPr>
          </w:p>
        </w:tc>
        <w:tc>
          <w:tcPr>
            <w:tcW w:w="456" w:type="dxa"/>
          </w:tcPr>
          <w:p w14:paraId="3BB4BA84" w14:textId="77777777" w:rsidR="00EE4F21" w:rsidRPr="00086AE8" w:rsidRDefault="00EE4F21" w:rsidP="00140C64">
            <w:pPr>
              <w:spacing w:line="276" w:lineRule="auto"/>
              <w:ind w:firstLine="0"/>
            </w:pPr>
          </w:p>
        </w:tc>
        <w:tc>
          <w:tcPr>
            <w:tcW w:w="456" w:type="dxa"/>
            <w:shd w:val="clear" w:color="auto" w:fill="FFFF00"/>
          </w:tcPr>
          <w:p w14:paraId="7DEBDCCD" w14:textId="77777777" w:rsidR="00EE4F21" w:rsidRPr="00086AE8" w:rsidRDefault="00EE4F21" w:rsidP="00140C64">
            <w:pPr>
              <w:spacing w:line="276" w:lineRule="auto"/>
              <w:ind w:firstLine="0"/>
            </w:pPr>
          </w:p>
        </w:tc>
        <w:tc>
          <w:tcPr>
            <w:tcW w:w="456" w:type="dxa"/>
            <w:shd w:val="clear" w:color="auto" w:fill="FFFF00"/>
          </w:tcPr>
          <w:p w14:paraId="626000D0" w14:textId="77777777" w:rsidR="00EE4F21" w:rsidRPr="00086AE8" w:rsidRDefault="00EE4F21" w:rsidP="00140C64">
            <w:pPr>
              <w:spacing w:line="276" w:lineRule="auto"/>
              <w:ind w:firstLine="0"/>
            </w:pPr>
          </w:p>
        </w:tc>
        <w:tc>
          <w:tcPr>
            <w:tcW w:w="456" w:type="dxa"/>
            <w:shd w:val="clear" w:color="auto" w:fill="FFFF00"/>
          </w:tcPr>
          <w:p w14:paraId="54DBF6F6" w14:textId="77777777" w:rsidR="00EE4F21" w:rsidRPr="00086AE8" w:rsidRDefault="00EE4F21" w:rsidP="00140C64">
            <w:pPr>
              <w:spacing w:line="276" w:lineRule="auto"/>
              <w:ind w:firstLine="0"/>
            </w:pPr>
          </w:p>
        </w:tc>
        <w:tc>
          <w:tcPr>
            <w:tcW w:w="456" w:type="dxa"/>
          </w:tcPr>
          <w:p w14:paraId="093CC472" w14:textId="77777777" w:rsidR="00EE4F21" w:rsidRPr="00086AE8" w:rsidRDefault="00EE4F21" w:rsidP="00140C64">
            <w:pPr>
              <w:spacing w:line="276" w:lineRule="auto"/>
              <w:ind w:firstLine="0"/>
            </w:pPr>
          </w:p>
        </w:tc>
        <w:tc>
          <w:tcPr>
            <w:tcW w:w="456" w:type="dxa"/>
          </w:tcPr>
          <w:p w14:paraId="7AE2D9D1" w14:textId="77777777" w:rsidR="00EE4F21" w:rsidRPr="00086AE8" w:rsidRDefault="00EE4F21" w:rsidP="00140C64">
            <w:pPr>
              <w:spacing w:line="276" w:lineRule="auto"/>
              <w:ind w:firstLine="0"/>
            </w:pPr>
          </w:p>
        </w:tc>
        <w:tc>
          <w:tcPr>
            <w:tcW w:w="456" w:type="dxa"/>
          </w:tcPr>
          <w:p w14:paraId="4C209081" w14:textId="77777777" w:rsidR="00EE4F21" w:rsidRPr="00086AE8" w:rsidRDefault="00EE4F21" w:rsidP="00140C64">
            <w:pPr>
              <w:spacing w:line="276" w:lineRule="auto"/>
              <w:ind w:firstLine="0"/>
            </w:pPr>
          </w:p>
        </w:tc>
      </w:tr>
      <w:tr w:rsidR="00086AE8" w:rsidRPr="00086AE8" w14:paraId="01949775" w14:textId="18549376" w:rsidTr="00EE4F21">
        <w:tc>
          <w:tcPr>
            <w:tcW w:w="531" w:type="dxa"/>
          </w:tcPr>
          <w:p w14:paraId="42303F76" w14:textId="52DD79E1" w:rsidR="00EE4F21" w:rsidRPr="00086AE8" w:rsidRDefault="00EE4F21" w:rsidP="00140C64">
            <w:pPr>
              <w:spacing w:line="276" w:lineRule="auto"/>
              <w:ind w:firstLine="0"/>
            </w:pPr>
            <w:r w:rsidRPr="00086AE8">
              <w:t>5</w:t>
            </w:r>
          </w:p>
        </w:tc>
        <w:tc>
          <w:tcPr>
            <w:tcW w:w="2289" w:type="dxa"/>
          </w:tcPr>
          <w:p w14:paraId="4FFF632A" w14:textId="77CD88FE" w:rsidR="00EE4F21" w:rsidRPr="00086AE8" w:rsidRDefault="00EE4F21" w:rsidP="00140C64">
            <w:pPr>
              <w:spacing w:line="276" w:lineRule="auto"/>
              <w:ind w:firstLine="0"/>
            </w:pPr>
            <w:r w:rsidRPr="00086AE8">
              <w:t>Penulisan Buku Tugas Akhir</w:t>
            </w:r>
          </w:p>
        </w:tc>
        <w:tc>
          <w:tcPr>
            <w:tcW w:w="338" w:type="dxa"/>
          </w:tcPr>
          <w:p w14:paraId="138C1F2C" w14:textId="77777777" w:rsidR="00EE4F21" w:rsidRPr="00086AE8" w:rsidRDefault="00EE4F21" w:rsidP="00140C64">
            <w:pPr>
              <w:spacing w:line="276" w:lineRule="auto"/>
              <w:ind w:firstLine="0"/>
            </w:pPr>
          </w:p>
        </w:tc>
        <w:tc>
          <w:tcPr>
            <w:tcW w:w="338" w:type="dxa"/>
          </w:tcPr>
          <w:p w14:paraId="53184BAC" w14:textId="77777777" w:rsidR="00EE4F21" w:rsidRPr="00086AE8" w:rsidRDefault="00EE4F21" w:rsidP="00140C64">
            <w:pPr>
              <w:spacing w:line="276" w:lineRule="auto"/>
              <w:ind w:firstLine="0"/>
            </w:pPr>
          </w:p>
        </w:tc>
        <w:tc>
          <w:tcPr>
            <w:tcW w:w="339" w:type="dxa"/>
          </w:tcPr>
          <w:p w14:paraId="142AD4B0" w14:textId="77777777" w:rsidR="00EE4F21" w:rsidRPr="00086AE8" w:rsidRDefault="00EE4F21" w:rsidP="00140C64">
            <w:pPr>
              <w:spacing w:line="276" w:lineRule="auto"/>
              <w:ind w:firstLine="0"/>
            </w:pPr>
          </w:p>
        </w:tc>
        <w:tc>
          <w:tcPr>
            <w:tcW w:w="339" w:type="dxa"/>
          </w:tcPr>
          <w:p w14:paraId="282EC928" w14:textId="77777777" w:rsidR="00EE4F21" w:rsidRPr="00086AE8" w:rsidRDefault="00EE4F21" w:rsidP="00140C64">
            <w:pPr>
              <w:spacing w:line="276" w:lineRule="auto"/>
              <w:ind w:firstLine="0"/>
            </w:pPr>
          </w:p>
        </w:tc>
        <w:tc>
          <w:tcPr>
            <w:tcW w:w="339" w:type="dxa"/>
          </w:tcPr>
          <w:p w14:paraId="397304A3" w14:textId="77777777" w:rsidR="00EE4F21" w:rsidRPr="00086AE8" w:rsidRDefault="00EE4F21" w:rsidP="00140C64">
            <w:pPr>
              <w:spacing w:line="276" w:lineRule="auto"/>
              <w:ind w:firstLine="0"/>
            </w:pPr>
          </w:p>
        </w:tc>
        <w:tc>
          <w:tcPr>
            <w:tcW w:w="339" w:type="dxa"/>
          </w:tcPr>
          <w:p w14:paraId="60FE525F" w14:textId="77777777" w:rsidR="00EE4F21" w:rsidRPr="00086AE8" w:rsidRDefault="00EE4F21" w:rsidP="00140C64">
            <w:pPr>
              <w:spacing w:line="276" w:lineRule="auto"/>
              <w:ind w:firstLine="0"/>
            </w:pPr>
          </w:p>
        </w:tc>
        <w:tc>
          <w:tcPr>
            <w:tcW w:w="339" w:type="dxa"/>
          </w:tcPr>
          <w:p w14:paraId="5B5E780E" w14:textId="77777777" w:rsidR="00EE4F21" w:rsidRPr="00086AE8" w:rsidRDefault="00EE4F21" w:rsidP="00140C64">
            <w:pPr>
              <w:spacing w:line="276" w:lineRule="auto"/>
              <w:ind w:firstLine="0"/>
            </w:pPr>
          </w:p>
        </w:tc>
        <w:tc>
          <w:tcPr>
            <w:tcW w:w="339" w:type="dxa"/>
          </w:tcPr>
          <w:p w14:paraId="2BCC6E0A" w14:textId="77777777" w:rsidR="00EE4F21" w:rsidRPr="00086AE8" w:rsidRDefault="00EE4F21" w:rsidP="00140C64">
            <w:pPr>
              <w:spacing w:line="276" w:lineRule="auto"/>
              <w:ind w:firstLine="0"/>
            </w:pPr>
          </w:p>
        </w:tc>
        <w:tc>
          <w:tcPr>
            <w:tcW w:w="339" w:type="dxa"/>
          </w:tcPr>
          <w:p w14:paraId="6245D1FF" w14:textId="77777777" w:rsidR="00EE4F21" w:rsidRPr="00086AE8" w:rsidRDefault="00EE4F21" w:rsidP="00140C64">
            <w:pPr>
              <w:spacing w:line="276" w:lineRule="auto"/>
              <w:ind w:firstLine="0"/>
            </w:pPr>
          </w:p>
        </w:tc>
        <w:tc>
          <w:tcPr>
            <w:tcW w:w="456" w:type="dxa"/>
          </w:tcPr>
          <w:p w14:paraId="6220E48C" w14:textId="77777777" w:rsidR="00EE4F21" w:rsidRPr="00086AE8" w:rsidRDefault="00EE4F21" w:rsidP="00140C64">
            <w:pPr>
              <w:spacing w:line="276" w:lineRule="auto"/>
              <w:ind w:firstLine="0"/>
            </w:pPr>
          </w:p>
        </w:tc>
        <w:tc>
          <w:tcPr>
            <w:tcW w:w="456" w:type="dxa"/>
          </w:tcPr>
          <w:p w14:paraId="1A089D34" w14:textId="77777777" w:rsidR="00EE4F21" w:rsidRPr="00086AE8" w:rsidRDefault="00EE4F21" w:rsidP="00140C64">
            <w:pPr>
              <w:spacing w:line="276" w:lineRule="auto"/>
              <w:ind w:firstLine="0"/>
            </w:pPr>
          </w:p>
        </w:tc>
        <w:tc>
          <w:tcPr>
            <w:tcW w:w="456" w:type="dxa"/>
          </w:tcPr>
          <w:p w14:paraId="1FFBB4CF" w14:textId="77777777" w:rsidR="00EE4F21" w:rsidRPr="00086AE8" w:rsidRDefault="00EE4F21" w:rsidP="00140C64">
            <w:pPr>
              <w:spacing w:line="276" w:lineRule="auto"/>
              <w:ind w:firstLine="0"/>
            </w:pPr>
          </w:p>
        </w:tc>
        <w:tc>
          <w:tcPr>
            <w:tcW w:w="456" w:type="dxa"/>
            <w:shd w:val="clear" w:color="auto" w:fill="FFFF00"/>
          </w:tcPr>
          <w:p w14:paraId="7012DC38" w14:textId="77777777" w:rsidR="00EE4F21" w:rsidRPr="00086AE8" w:rsidRDefault="00EE4F21" w:rsidP="00140C64">
            <w:pPr>
              <w:spacing w:line="276" w:lineRule="auto"/>
              <w:ind w:firstLine="0"/>
            </w:pPr>
          </w:p>
        </w:tc>
        <w:tc>
          <w:tcPr>
            <w:tcW w:w="456" w:type="dxa"/>
            <w:shd w:val="clear" w:color="auto" w:fill="FFFF00"/>
          </w:tcPr>
          <w:p w14:paraId="3A319E76" w14:textId="77777777" w:rsidR="00EE4F21" w:rsidRPr="00086AE8" w:rsidRDefault="00EE4F21" w:rsidP="00140C64">
            <w:pPr>
              <w:spacing w:line="276" w:lineRule="auto"/>
              <w:ind w:firstLine="0"/>
            </w:pPr>
          </w:p>
        </w:tc>
        <w:tc>
          <w:tcPr>
            <w:tcW w:w="456" w:type="dxa"/>
            <w:shd w:val="clear" w:color="auto" w:fill="FFFF00"/>
          </w:tcPr>
          <w:p w14:paraId="6AD71840" w14:textId="77777777" w:rsidR="00EE4F21" w:rsidRPr="00086AE8" w:rsidRDefault="00EE4F21" w:rsidP="00140C64">
            <w:pPr>
              <w:spacing w:line="276" w:lineRule="auto"/>
              <w:ind w:firstLine="0"/>
            </w:pPr>
          </w:p>
        </w:tc>
        <w:tc>
          <w:tcPr>
            <w:tcW w:w="456" w:type="dxa"/>
            <w:shd w:val="clear" w:color="auto" w:fill="FFFF00"/>
          </w:tcPr>
          <w:p w14:paraId="7FA9CD3C" w14:textId="77777777" w:rsidR="00EE4F21" w:rsidRPr="00086AE8" w:rsidRDefault="00EE4F21" w:rsidP="00140C64">
            <w:pPr>
              <w:spacing w:line="276" w:lineRule="auto"/>
              <w:ind w:firstLine="0"/>
            </w:pPr>
          </w:p>
        </w:tc>
      </w:tr>
    </w:tbl>
    <w:p w14:paraId="405C9001" w14:textId="24DB3523" w:rsidR="00AC5AAD" w:rsidRPr="00086AE8" w:rsidRDefault="00AC5AAD" w:rsidP="002A7B43">
      <w:pPr>
        <w:ind w:firstLine="0"/>
        <w:rPr>
          <w:rFonts w:cs="Times New Roman"/>
        </w:rPr>
      </w:pPr>
    </w:p>
    <w:p w14:paraId="7DABD76D" w14:textId="77777777" w:rsidR="00B73812" w:rsidRPr="00086AE8" w:rsidRDefault="00B73812" w:rsidP="002A7B43">
      <w:pPr>
        <w:ind w:firstLine="0"/>
        <w:rPr>
          <w:rFonts w:cs="Times New Roman"/>
        </w:rPr>
      </w:pPr>
    </w:p>
    <w:p w14:paraId="54A25B61" w14:textId="77777777" w:rsidR="00B73812" w:rsidRPr="00086AE8" w:rsidRDefault="00B73812" w:rsidP="002A7B43">
      <w:pPr>
        <w:ind w:firstLine="0"/>
        <w:rPr>
          <w:rFonts w:cs="Times New Roman"/>
        </w:rPr>
      </w:pPr>
    </w:p>
    <w:p w14:paraId="3F912826" w14:textId="77777777" w:rsidR="00B73812" w:rsidRPr="00086AE8" w:rsidRDefault="00B73812" w:rsidP="002A7B43">
      <w:pPr>
        <w:ind w:firstLine="0"/>
        <w:rPr>
          <w:rFonts w:cs="Times New Roman"/>
        </w:rPr>
      </w:pPr>
    </w:p>
    <w:p w14:paraId="530DCCB3" w14:textId="77777777" w:rsidR="00B73812" w:rsidRPr="00086AE8" w:rsidRDefault="00B73812" w:rsidP="002A7B43">
      <w:pPr>
        <w:ind w:firstLine="0"/>
        <w:rPr>
          <w:rFonts w:cs="Times New Roman"/>
        </w:rPr>
      </w:pPr>
    </w:p>
    <w:p w14:paraId="7A4C5CE2" w14:textId="77777777" w:rsidR="00B73812" w:rsidRPr="00086AE8" w:rsidRDefault="00B73812" w:rsidP="002A7B43">
      <w:pPr>
        <w:ind w:firstLine="0"/>
        <w:rPr>
          <w:rFonts w:cs="Times New Roman"/>
        </w:rPr>
      </w:pPr>
    </w:p>
    <w:p w14:paraId="0BF435FE" w14:textId="77777777" w:rsidR="00B73812" w:rsidRPr="00086AE8" w:rsidRDefault="00B73812" w:rsidP="002A7B43">
      <w:pPr>
        <w:ind w:firstLine="0"/>
        <w:rPr>
          <w:rFonts w:cs="Times New Roman"/>
        </w:rPr>
      </w:pPr>
    </w:p>
    <w:p w14:paraId="3BF46123" w14:textId="77777777" w:rsidR="00B73812" w:rsidRPr="00086AE8" w:rsidRDefault="00B73812" w:rsidP="002A7B43">
      <w:pPr>
        <w:ind w:firstLine="0"/>
        <w:rPr>
          <w:rFonts w:cs="Times New Roman"/>
        </w:rPr>
      </w:pPr>
    </w:p>
    <w:p w14:paraId="7F0084F7" w14:textId="77777777" w:rsidR="00B73812" w:rsidRPr="00086AE8" w:rsidRDefault="00B73812" w:rsidP="002A7B43">
      <w:pPr>
        <w:ind w:firstLine="0"/>
        <w:rPr>
          <w:rFonts w:cs="Times New Roman"/>
        </w:rPr>
      </w:pPr>
    </w:p>
    <w:p w14:paraId="61521BAF" w14:textId="77777777" w:rsidR="00B73812" w:rsidRPr="00086AE8" w:rsidRDefault="00B73812" w:rsidP="002A7B43">
      <w:pPr>
        <w:ind w:firstLine="0"/>
        <w:rPr>
          <w:rFonts w:cs="Times New Roman"/>
        </w:rPr>
      </w:pPr>
    </w:p>
    <w:p w14:paraId="69E0B7AE" w14:textId="77777777" w:rsidR="00B73812" w:rsidRPr="00086AE8" w:rsidRDefault="00B73812" w:rsidP="002A7B43">
      <w:pPr>
        <w:ind w:firstLine="0"/>
        <w:rPr>
          <w:rFonts w:cs="Times New Roman"/>
        </w:rPr>
      </w:pPr>
    </w:p>
    <w:p w14:paraId="011C4E60" w14:textId="77777777" w:rsidR="00B73812" w:rsidRPr="00086AE8" w:rsidRDefault="00B73812" w:rsidP="002A7B43">
      <w:pPr>
        <w:ind w:firstLine="0"/>
        <w:rPr>
          <w:rFonts w:cs="Times New Roman"/>
        </w:rPr>
      </w:pPr>
    </w:p>
    <w:p w14:paraId="0C0F5866" w14:textId="77777777" w:rsidR="00B73812" w:rsidRPr="00086AE8" w:rsidRDefault="00B73812" w:rsidP="002A7B43">
      <w:pPr>
        <w:ind w:firstLine="0"/>
        <w:rPr>
          <w:rFonts w:cs="Times New Roman"/>
        </w:rPr>
      </w:pPr>
    </w:p>
    <w:p w14:paraId="51E79BCF" w14:textId="77777777" w:rsidR="00B73812" w:rsidRPr="00086AE8" w:rsidRDefault="00B73812" w:rsidP="002A7B43">
      <w:pPr>
        <w:ind w:firstLine="0"/>
        <w:rPr>
          <w:rFonts w:cs="Times New Roman"/>
        </w:rPr>
      </w:pPr>
    </w:p>
    <w:p w14:paraId="0D3E7BAA" w14:textId="77777777" w:rsidR="00B73812" w:rsidRPr="00086AE8" w:rsidRDefault="00B73812" w:rsidP="002A7B43">
      <w:pPr>
        <w:ind w:firstLine="0"/>
        <w:rPr>
          <w:rFonts w:cs="Times New Roman"/>
        </w:rPr>
      </w:pPr>
    </w:p>
    <w:p w14:paraId="48BCFDCE" w14:textId="77777777" w:rsidR="00B73812" w:rsidRPr="00086AE8" w:rsidRDefault="00B73812" w:rsidP="002A7B43">
      <w:pPr>
        <w:ind w:firstLine="0"/>
        <w:rPr>
          <w:rFonts w:cs="Times New Roman"/>
        </w:rPr>
      </w:pPr>
    </w:p>
    <w:p w14:paraId="00E270C3" w14:textId="15C3DFC6" w:rsidR="00B73812" w:rsidRDefault="00B73812" w:rsidP="002A7B43">
      <w:pPr>
        <w:ind w:firstLine="0"/>
        <w:rPr>
          <w:rFonts w:cs="Times New Roman"/>
        </w:rPr>
      </w:pPr>
    </w:p>
    <w:p w14:paraId="5A86103C" w14:textId="77777777" w:rsidR="00662C02" w:rsidRDefault="00662C02" w:rsidP="002A7B43">
      <w:pPr>
        <w:ind w:firstLine="0"/>
        <w:rPr>
          <w:rFonts w:cs="Times New Roman"/>
        </w:rPr>
      </w:pPr>
    </w:p>
    <w:p w14:paraId="2F0AD320" w14:textId="77777777" w:rsidR="00662C02" w:rsidRPr="00086AE8" w:rsidRDefault="00662C02" w:rsidP="002A7B43">
      <w:pPr>
        <w:ind w:firstLine="0"/>
        <w:rPr>
          <w:rFonts w:cs="Times New Roman"/>
        </w:rPr>
      </w:pPr>
    </w:p>
    <w:p w14:paraId="3A8581DB" w14:textId="77777777" w:rsidR="00B73812" w:rsidRPr="00086AE8" w:rsidRDefault="00B73812" w:rsidP="002A7B43">
      <w:pPr>
        <w:ind w:firstLine="0"/>
        <w:rPr>
          <w:rFonts w:cs="Times New Roman"/>
        </w:rPr>
      </w:pPr>
    </w:p>
    <w:bookmarkStart w:id="45" w:name="_Toc220058973" w:displacedByCustomXml="next"/>
    <w:sdt>
      <w:sdtPr>
        <w:rPr>
          <w:rFonts w:eastAsiaTheme="minorEastAsia" w:cs="Times New Roman"/>
          <w:b w:val="0"/>
          <w:sz w:val="24"/>
          <w:szCs w:val="22"/>
        </w:rPr>
        <w:id w:val="59451117"/>
        <w:docPartObj>
          <w:docPartGallery w:val="Bibliographies"/>
          <w:docPartUnique/>
        </w:docPartObj>
      </w:sdtPr>
      <w:sdtContent>
        <w:p w14:paraId="08B3CB0B" w14:textId="06ECB756" w:rsidR="00BC2402" w:rsidRPr="00086AE8" w:rsidRDefault="00D04230" w:rsidP="00B73812">
          <w:pPr>
            <w:pStyle w:val="Heading1"/>
            <w:numPr>
              <w:ilvl w:val="0"/>
              <w:numId w:val="0"/>
            </w:numPr>
            <w:ind w:left="357"/>
            <w:rPr>
              <w:rFonts w:cs="Times New Roman"/>
            </w:rPr>
          </w:pPr>
          <w:r w:rsidRPr="00086AE8">
            <w:rPr>
              <w:rFonts w:cs="Times New Roman"/>
            </w:rPr>
            <w:t>Daftar Pustaka</w:t>
          </w:r>
          <w:bookmarkEnd w:id="45"/>
        </w:p>
        <w:sdt>
          <w:sdtPr>
            <w:rPr>
              <w:rFonts w:cs="Times New Roman"/>
            </w:rPr>
            <w:id w:val="-573587230"/>
            <w:bibliography/>
          </w:sdtPr>
          <w:sdtContent>
            <w:p w14:paraId="5B298F32" w14:textId="77777777" w:rsidR="00E7109E" w:rsidRPr="00086AE8" w:rsidRDefault="00BC2402" w:rsidP="002A7B43">
              <w:pPr>
                <w:ind w:firstLine="0"/>
                <w:rPr>
                  <w:rFonts w:cs="Times New Roman"/>
                  <w:noProof/>
                  <w:sz w:val="22"/>
                </w:rPr>
              </w:pPr>
              <w:r w:rsidRPr="00086AE8">
                <w:rPr>
                  <w:rFonts w:cs="Times New Roman"/>
                </w:rPr>
                <w:fldChar w:fldCharType="begin"/>
              </w:r>
              <w:r w:rsidRPr="00086AE8">
                <w:rPr>
                  <w:rFonts w:cs="Times New Roman"/>
                </w:rPr>
                <w:instrText xml:space="preserve"> BIBLIOGRAPHY </w:instrText>
              </w:r>
              <w:r w:rsidRPr="00086AE8">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72"/>
                <w:gridCol w:w="8199"/>
              </w:tblGrid>
              <w:tr w:rsidR="00086AE8" w:rsidRPr="00086AE8" w14:paraId="22604D59" w14:textId="77777777">
                <w:trPr>
                  <w:divId w:val="82726206"/>
                  <w:tblCellSpacing w:w="15" w:type="dxa"/>
                </w:trPr>
                <w:tc>
                  <w:tcPr>
                    <w:tcW w:w="50" w:type="pct"/>
                    <w:hideMark/>
                  </w:tcPr>
                  <w:p w14:paraId="600F4B32" w14:textId="47C13C0D" w:rsidR="00E7109E" w:rsidRPr="00086AE8" w:rsidRDefault="00E7109E">
                    <w:pPr>
                      <w:pStyle w:val="Bibliography"/>
                      <w:rPr>
                        <w:rFonts w:cs="Times New Roman"/>
                        <w:noProof/>
                        <w:szCs w:val="24"/>
                      </w:rPr>
                    </w:pPr>
                    <w:r w:rsidRPr="00086AE8">
                      <w:rPr>
                        <w:rFonts w:cs="Times New Roman"/>
                        <w:noProof/>
                      </w:rPr>
                      <w:t xml:space="preserve">[1] </w:t>
                    </w:r>
                  </w:p>
                </w:tc>
                <w:tc>
                  <w:tcPr>
                    <w:tcW w:w="0" w:type="auto"/>
                    <w:hideMark/>
                  </w:tcPr>
                  <w:p w14:paraId="45C49A4D" w14:textId="77777777" w:rsidR="00E7109E" w:rsidRPr="00086AE8" w:rsidRDefault="00E7109E">
                    <w:pPr>
                      <w:pStyle w:val="Bibliography"/>
                      <w:rPr>
                        <w:rFonts w:cs="Times New Roman"/>
                        <w:noProof/>
                      </w:rPr>
                    </w:pPr>
                    <w:r w:rsidRPr="00086AE8">
                      <w:rPr>
                        <w:rFonts w:cs="Times New Roman"/>
                        <w:noProof/>
                      </w:rPr>
                      <w:t xml:space="preserve">G. Zeisler, T. T. Braunauer, A. Fleischmann and R. Singer, "A Step Towards a Universal Method for Modeling and Implementing Cross-Organizational Business Processes.," </w:t>
                    </w:r>
                    <w:r w:rsidRPr="00086AE8">
                      <w:rPr>
                        <w:rFonts w:cs="Times New Roman"/>
                        <w:i/>
                        <w:iCs/>
                        <w:noProof/>
                      </w:rPr>
                      <w:t xml:space="preserve">arXiv (Cornell University), </w:t>
                    </w:r>
                    <w:r w:rsidRPr="00086AE8">
                      <w:rPr>
                        <w:rFonts w:cs="Times New Roman"/>
                        <w:noProof/>
                      </w:rPr>
                      <w:t xml:space="preserve">2024. </w:t>
                    </w:r>
                  </w:p>
                </w:tc>
              </w:tr>
              <w:tr w:rsidR="00086AE8" w:rsidRPr="00086AE8" w14:paraId="4ADA01C0" w14:textId="77777777">
                <w:trPr>
                  <w:divId w:val="82726206"/>
                  <w:tblCellSpacing w:w="15" w:type="dxa"/>
                </w:trPr>
                <w:tc>
                  <w:tcPr>
                    <w:tcW w:w="50" w:type="pct"/>
                    <w:hideMark/>
                  </w:tcPr>
                  <w:p w14:paraId="63840CD9" w14:textId="77777777" w:rsidR="00E7109E" w:rsidRPr="00086AE8" w:rsidRDefault="00E7109E">
                    <w:pPr>
                      <w:pStyle w:val="Bibliography"/>
                      <w:rPr>
                        <w:rFonts w:cs="Times New Roman"/>
                        <w:noProof/>
                      </w:rPr>
                    </w:pPr>
                    <w:r w:rsidRPr="00086AE8">
                      <w:rPr>
                        <w:rFonts w:cs="Times New Roman"/>
                        <w:noProof/>
                      </w:rPr>
                      <w:t xml:space="preserve">[2] </w:t>
                    </w:r>
                  </w:p>
                </w:tc>
                <w:tc>
                  <w:tcPr>
                    <w:tcW w:w="0" w:type="auto"/>
                    <w:hideMark/>
                  </w:tcPr>
                  <w:p w14:paraId="5BEDBF8A" w14:textId="77777777" w:rsidR="00E7109E" w:rsidRPr="00086AE8" w:rsidRDefault="00E7109E">
                    <w:pPr>
                      <w:pStyle w:val="Bibliography"/>
                      <w:rPr>
                        <w:rFonts w:cs="Times New Roman"/>
                        <w:noProof/>
                      </w:rPr>
                    </w:pPr>
                    <w:r w:rsidRPr="00086AE8">
                      <w:rPr>
                        <w:rFonts w:cs="Times New Roman"/>
                        <w:noProof/>
                      </w:rPr>
                      <w:t xml:space="preserve">G. Huerta, J. A. Boubaker and H. Mili, "A business process re-engineering approach to transform BPMN models to software artifacts.," </w:t>
                    </w:r>
                    <w:r w:rsidRPr="00086AE8">
                      <w:rPr>
                        <w:rFonts w:cs="Times New Roman"/>
                        <w:i/>
                        <w:iCs/>
                        <w:noProof/>
                      </w:rPr>
                      <w:t xml:space="preserve">International Conference on E-Technologies. Cham: Springer International Publishing, </w:t>
                    </w:r>
                    <w:r w:rsidRPr="00086AE8">
                      <w:rPr>
                        <w:rFonts w:cs="Times New Roman"/>
                        <w:noProof/>
                      </w:rPr>
                      <w:t xml:space="preserve">2017. </w:t>
                    </w:r>
                  </w:p>
                </w:tc>
              </w:tr>
              <w:tr w:rsidR="00086AE8" w:rsidRPr="00086AE8" w14:paraId="4DDB981B" w14:textId="77777777">
                <w:trPr>
                  <w:divId w:val="82726206"/>
                  <w:tblCellSpacing w:w="15" w:type="dxa"/>
                </w:trPr>
                <w:tc>
                  <w:tcPr>
                    <w:tcW w:w="50" w:type="pct"/>
                    <w:hideMark/>
                  </w:tcPr>
                  <w:p w14:paraId="2881FCD1" w14:textId="77777777" w:rsidR="00E7109E" w:rsidRPr="00086AE8" w:rsidRDefault="00E7109E">
                    <w:pPr>
                      <w:pStyle w:val="Bibliography"/>
                      <w:rPr>
                        <w:rFonts w:cs="Times New Roman"/>
                        <w:noProof/>
                      </w:rPr>
                    </w:pPr>
                    <w:r w:rsidRPr="00086AE8">
                      <w:rPr>
                        <w:rFonts w:cs="Times New Roman"/>
                        <w:noProof/>
                      </w:rPr>
                      <w:t xml:space="preserve">[3] </w:t>
                    </w:r>
                  </w:p>
                </w:tc>
                <w:tc>
                  <w:tcPr>
                    <w:tcW w:w="0" w:type="auto"/>
                    <w:hideMark/>
                  </w:tcPr>
                  <w:p w14:paraId="1DCC9E24" w14:textId="77777777" w:rsidR="00E7109E" w:rsidRPr="00086AE8" w:rsidRDefault="00E7109E">
                    <w:pPr>
                      <w:pStyle w:val="Bibliography"/>
                      <w:rPr>
                        <w:rFonts w:cs="Times New Roman"/>
                        <w:noProof/>
                      </w:rPr>
                    </w:pPr>
                    <w:r w:rsidRPr="00086AE8">
                      <w:rPr>
                        <w:rFonts w:cs="Times New Roman"/>
                        <w:noProof/>
                      </w:rPr>
                      <w:t xml:space="preserve">Eduardo, E. Díaz, J. I. Panach, S. Rueda and J. Vanderdonckt, "An empirical study of rules for mapping BPMN models to graphical user interfaces," </w:t>
                    </w:r>
                    <w:r w:rsidRPr="00086AE8">
                      <w:rPr>
                        <w:rFonts w:cs="Times New Roman"/>
                        <w:i/>
                        <w:iCs/>
                        <w:noProof/>
                      </w:rPr>
                      <w:t xml:space="preserve">Multimedia Tools and Applications, </w:t>
                    </w:r>
                    <w:r w:rsidRPr="00086AE8">
                      <w:rPr>
                        <w:rFonts w:cs="Times New Roman"/>
                        <w:noProof/>
                      </w:rPr>
                      <w:t xml:space="preserve">2021. </w:t>
                    </w:r>
                  </w:p>
                </w:tc>
              </w:tr>
              <w:tr w:rsidR="00086AE8" w:rsidRPr="00086AE8" w14:paraId="320679AB" w14:textId="77777777">
                <w:trPr>
                  <w:divId w:val="82726206"/>
                  <w:tblCellSpacing w:w="15" w:type="dxa"/>
                </w:trPr>
                <w:tc>
                  <w:tcPr>
                    <w:tcW w:w="50" w:type="pct"/>
                    <w:hideMark/>
                  </w:tcPr>
                  <w:p w14:paraId="7C671327" w14:textId="77777777" w:rsidR="00E7109E" w:rsidRPr="00086AE8" w:rsidRDefault="00E7109E">
                    <w:pPr>
                      <w:pStyle w:val="Bibliography"/>
                      <w:rPr>
                        <w:rFonts w:cs="Times New Roman"/>
                        <w:noProof/>
                      </w:rPr>
                    </w:pPr>
                    <w:r w:rsidRPr="00086AE8">
                      <w:rPr>
                        <w:rFonts w:cs="Times New Roman"/>
                        <w:noProof/>
                      </w:rPr>
                      <w:t xml:space="preserve">[4] </w:t>
                    </w:r>
                  </w:p>
                </w:tc>
                <w:tc>
                  <w:tcPr>
                    <w:tcW w:w="0" w:type="auto"/>
                    <w:hideMark/>
                  </w:tcPr>
                  <w:p w14:paraId="1956CD16" w14:textId="77777777" w:rsidR="00E7109E" w:rsidRPr="00086AE8" w:rsidRDefault="00E7109E">
                    <w:pPr>
                      <w:pStyle w:val="Bibliography"/>
                      <w:rPr>
                        <w:rFonts w:cs="Times New Roman"/>
                        <w:noProof/>
                      </w:rPr>
                    </w:pPr>
                    <w:r w:rsidRPr="00086AE8">
                      <w:rPr>
                        <w:rFonts w:cs="Times New Roman"/>
                        <w:noProof/>
                      </w:rPr>
                      <w:t xml:space="preserve">E. Diaz, J. I. Panach, S. Rueda and O. Pastor, "Towards a method to generate GUI prototypes from BPMN," </w:t>
                    </w:r>
                    <w:r w:rsidRPr="00086AE8">
                      <w:rPr>
                        <w:rFonts w:cs="Times New Roman"/>
                        <w:i/>
                        <w:iCs/>
                        <w:noProof/>
                      </w:rPr>
                      <w:t xml:space="preserve">In 2018 12th International Conference on Research Challenges in Information Science (RCIS), pp. 1-12. IEEE, </w:t>
                    </w:r>
                    <w:r w:rsidRPr="00086AE8">
                      <w:rPr>
                        <w:rFonts w:cs="Times New Roman"/>
                        <w:noProof/>
                      </w:rPr>
                      <w:t xml:space="preserve">2018. </w:t>
                    </w:r>
                  </w:p>
                </w:tc>
              </w:tr>
              <w:tr w:rsidR="00086AE8" w:rsidRPr="00086AE8" w14:paraId="7E18592F" w14:textId="77777777">
                <w:trPr>
                  <w:divId w:val="82726206"/>
                  <w:tblCellSpacing w:w="15" w:type="dxa"/>
                </w:trPr>
                <w:tc>
                  <w:tcPr>
                    <w:tcW w:w="50" w:type="pct"/>
                    <w:hideMark/>
                  </w:tcPr>
                  <w:p w14:paraId="3D766332" w14:textId="77777777" w:rsidR="00E7109E" w:rsidRPr="00086AE8" w:rsidRDefault="00E7109E">
                    <w:pPr>
                      <w:pStyle w:val="Bibliography"/>
                      <w:rPr>
                        <w:rFonts w:cs="Times New Roman"/>
                        <w:noProof/>
                      </w:rPr>
                    </w:pPr>
                    <w:r w:rsidRPr="00086AE8">
                      <w:rPr>
                        <w:rFonts w:cs="Times New Roman"/>
                        <w:noProof/>
                      </w:rPr>
                      <w:t xml:space="preserve">[5] </w:t>
                    </w:r>
                  </w:p>
                </w:tc>
                <w:tc>
                  <w:tcPr>
                    <w:tcW w:w="0" w:type="auto"/>
                    <w:hideMark/>
                  </w:tcPr>
                  <w:p w14:paraId="01C85959" w14:textId="77777777" w:rsidR="00E7109E" w:rsidRPr="00086AE8" w:rsidRDefault="00E7109E">
                    <w:pPr>
                      <w:pStyle w:val="Bibliography"/>
                      <w:rPr>
                        <w:rFonts w:cs="Times New Roman"/>
                        <w:noProof/>
                      </w:rPr>
                    </w:pPr>
                    <w:r w:rsidRPr="00086AE8">
                      <w:rPr>
                        <w:rFonts w:cs="Times New Roman"/>
                        <w:noProof/>
                      </w:rPr>
                      <w:t xml:space="preserve">I. Drave, J. Michael, E. Müller, B. Rumpe and S. Varga, "Model-Driven engineering of Process-Aware information systems," </w:t>
                    </w:r>
                    <w:r w:rsidRPr="00086AE8">
                      <w:rPr>
                        <w:rFonts w:cs="Times New Roman"/>
                        <w:i/>
                        <w:iCs/>
                        <w:noProof/>
                      </w:rPr>
                      <w:t xml:space="preserve">SN Computer Science, </w:t>
                    </w:r>
                    <w:r w:rsidRPr="00086AE8">
                      <w:rPr>
                        <w:rFonts w:cs="Times New Roman"/>
                        <w:noProof/>
                      </w:rPr>
                      <w:t xml:space="preserve">2022. </w:t>
                    </w:r>
                  </w:p>
                </w:tc>
              </w:tr>
              <w:tr w:rsidR="00086AE8" w:rsidRPr="00086AE8" w14:paraId="3B6CC6BC" w14:textId="77777777">
                <w:trPr>
                  <w:divId w:val="82726206"/>
                  <w:tblCellSpacing w:w="15" w:type="dxa"/>
                </w:trPr>
                <w:tc>
                  <w:tcPr>
                    <w:tcW w:w="50" w:type="pct"/>
                    <w:hideMark/>
                  </w:tcPr>
                  <w:p w14:paraId="07226694" w14:textId="77777777" w:rsidR="00E7109E" w:rsidRPr="00086AE8" w:rsidRDefault="00E7109E">
                    <w:pPr>
                      <w:pStyle w:val="Bibliography"/>
                      <w:rPr>
                        <w:rFonts w:cs="Times New Roman"/>
                        <w:noProof/>
                      </w:rPr>
                    </w:pPr>
                    <w:r w:rsidRPr="00086AE8">
                      <w:rPr>
                        <w:rFonts w:cs="Times New Roman"/>
                        <w:noProof/>
                      </w:rPr>
                      <w:t xml:space="preserve">[6] </w:t>
                    </w:r>
                  </w:p>
                </w:tc>
                <w:tc>
                  <w:tcPr>
                    <w:tcW w:w="0" w:type="auto"/>
                    <w:hideMark/>
                  </w:tcPr>
                  <w:p w14:paraId="4DC5E19B" w14:textId="77777777" w:rsidR="00E7109E" w:rsidRPr="00086AE8" w:rsidRDefault="00E7109E">
                    <w:pPr>
                      <w:pStyle w:val="Bibliography"/>
                      <w:rPr>
                        <w:rFonts w:cs="Times New Roman"/>
                        <w:noProof/>
                      </w:rPr>
                    </w:pPr>
                    <w:r w:rsidRPr="00086AE8">
                      <w:rPr>
                        <w:rFonts w:cs="Times New Roman"/>
                        <w:noProof/>
                      </w:rPr>
                      <w:t xml:space="preserve">C. Ouyang, M. Dumas, A. H. T. Hofstede and W. M. V. d. Aalst, "From BPMN process models to BPEL web services.," </w:t>
                    </w:r>
                    <w:r w:rsidRPr="00086AE8">
                      <w:rPr>
                        <w:rFonts w:cs="Times New Roman"/>
                        <w:i/>
                        <w:iCs/>
                        <w:noProof/>
                      </w:rPr>
                      <w:t xml:space="preserve">In 2006 IEEE International Conference on Web Services (ICWS'06), pp. 285-292. IEEE, </w:t>
                    </w:r>
                    <w:r w:rsidRPr="00086AE8">
                      <w:rPr>
                        <w:rFonts w:cs="Times New Roman"/>
                        <w:noProof/>
                      </w:rPr>
                      <w:t xml:space="preserve">2006. </w:t>
                    </w:r>
                  </w:p>
                </w:tc>
              </w:tr>
              <w:tr w:rsidR="00086AE8" w:rsidRPr="00086AE8" w14:paraId="62957528" w14:textId="77777777">
                <w:trPr>
                  <w:divId w:val="82726206"/>
                  <w:tblCellSpacing w:w="15" w:type="dxa"/>
                </w:trPr>
                <w:tc>
                  <w:tcPr>
                    <w:tcW w:w="50" w:type="pct"/>
                    <w:hideMark/>
                  </w:tcPr>
                  <w:p w14:paraId="5710E274" w14:textId="77777777" w:rsidR="00E7109E" w:rsidRPr="00086AE8" w:rsidRDefault="00E7109E">
                    <w:pPr>
                      <w:pStyle w:val="Bibliography"/>
                      <w:rPr>
                        <w:rFonts w:cs="Times New Roman"/>
                        <w:noProof/>
                      </w:rPr>
                    </w:pPr>
                    <w:r w:rsidRPr="00086AE8">
                      <w:rPr>
                        <w:rFonts w:cs="Times New Roman"/>
                        <w:noProof/>
                      </w:rPr>
                      <w:t xml:space="preserve">[7] </w:t>
                    </w:r>
                  </w:p>
                </w:tc>
                <w:tc>
                  <w:tcPr>
                    <w:tcW w:w="0" w:type="auto"/>
                    <w:hideMark/>
                  </w:tcPr>
                  <w:p w14:paraId="3DCC52E8" w14:textId="77777777" w:rsidR="00E7109E" w:rsidRPr="00086AE8" w:rsidRDefault="00E7109E">
                    <w:pPr>
                      <w:pStyle w:val="Bibliography"/>
                      <w:rPr>
                        <w:rFonts w:cs="Times New Roman"/>
                        <w:noProof/>
                      </w:rPr>
                    </w:pPr>
                    <w:r w:rsidRPr="00086AE8">
                      <w:rPr>
                        <w:rFonts w:cs="Times New Roman"/>
                        <w:noProof/>
                      </w:rPr>
                      <w:t xml:space="preserve">N. Debnath, C. A. Martinez, F. Zorzan, D. Riesco and G. Montejano, "Transformation of Business Process Models BPMN 2.0 into components of the Java Business Platform," </w:t>
                    </w:r>
                    <w:r w:rsidRPr="00086AE8">
                      <w:rPr>
                        <w:rFonts w:cs="Times New Roman"/>
                        <w:i/>
                        <w:iCs/>
                        <w:noProof/>
                      </w:rPr>
                      <w:t xml:space="preserve">IEEE 10th International Conference on Industrial Informatics. IEEE, </w:t>
                    </w:r>
                    <w:r w:rsidRPr="00086AE8">
                      <w:rPr>
                        <w:rFonts w:cs="Times New Roman"/>
                        <w:noProof/>
                      </w:rPr>
                      <w:t xml:space="preserve">2012. </w:t>
                    </w:r>
                  </w:p>
                </w:tc>
              </w:tr>
              <w:tr w:rsidR="00086AE8" w:rsidRPr="00086AE8" w14:paraId="7FDBFF7C" w14:textId="77777777">
                <w:trPr>
                  <w:divId w:val="82726206"/>
                  <w:tblCellSpacing w:w="15" w:type="dxa"/>
                </w:trPr>
                <w:tc>
                  <w:tcPr>
                    <w:tcW w:w="50" w:type="pct"/>
                    <w:hideMark/>
                  </w:tcPr>
                  <w:p w14:paraId="1ABC686F" w14:textId="77777777" w:rsidR="00E7109E" w:rsidRPr="00086AE8" w:rsidRDefault="00E7109E">
                    <w:pPr>
                      <w:pStyle w:val="Bibliography"/>
                      <w:rPr>
                        <w:rFonts w:cs="Times New Roman"/>
                        <w:noProof/>
                      </w:rPr>
                    </w:pPr>
                    <w:r w:rsidRPr="00086AE8">
                      <w:rPr>
                        <w:rFonts w:cs="Times New Roman"/>
                        <w:noProof/>
                      </w:rPr>
                      <w:t xml:space="preserve">[8] </w:t>
                    </w:r>
                  </w:p>
                </w:tc>
                <w:tc>
                  <w:tcPr>
                    <w:tcW w:w="0" w:type="auto"/>
                    <w:hideMark/>
                  </w:tcPr>
                  <w:p w14:paraId="48FF2930" w14:textId="77777777" w:rsidR="00E7109E" w:rsidRPr="00086AE8" w:rsidRDefault="00E7109E">
                    <w:pPr>
                      <w:pStyle w:val="Bibliography"/>
                      <w:rPr>
                        <w:rFonts w:cs="Times New Roman"/>
                        <w:noProof/>
                      </w:rPr>
                    </w:pPr>
                    <w:r w:rsidRPr="00086AE8">
                      <w:rPr>
                        <w:rFonts w:cs="Times New Roman"/>
                        <w:noProof/>
                      </w:rPr>
                      <w:t xml:space="preserve">Y. Cheon, "LLMs as Code Generators for Model-Driven Development.," 2025. </w:t>
                    </w:r>
                  </w:p>
                </w:tc>
              </w:tr>
              <w:tr w:rsidR="00086AE8" w:rsidRPr="00086AE8" w14:paraId="253BDE05" w14:textId="77777777">
                <w:trPr>
                  <w:divId w:val="82726206"/>
                  <w:tblCellSpacing w:w="15" w:type="dxa"/>
                </w:trPr>
                <w:tc>
                  <w:tcPr>
                    <w:tcW w:w="50" w:type="pct"/>
                    <w:hideMark/>
                  </w:tcPr>
                  <w:p w14:paraId="35E52B36" w14:textId="77777777" w:rsidR="00E7109E" w:rsidRPr="00086AE8" w:rsidRDefault="00E7109E">
                    <w:pPr>
                      <w:pStyle w:val="Bibliography"/>
                      <w:rPr>
                        <w:rFonts w:cs="Times New Roman"/>
                        <w:noProof/>
                      </w:rPr>
                    </w:pPr>
                    <w:r w:rsidRPr="00086AE8">
                      <w:rPr>
                        <w:rFonts w:cs="Times New Roman"/>
                        <w:noProof/>
                      </w:rPr>
                      <w:t xml:space="preserve">[9] </w:t>
                    </w:r>
                  </w:p>
                </w:tc>
                <w:tc>
                  <w:tcPr>
                    <w:tcW w:w="0" w:type="auto"/>
                    <w:hideMark/>
                  </w:tcPr>
                  <w:p w14:paraId="33B79780" w14:textId="77777777" w:rsidR="00E7109E" w:rsidRPr="00086AE8" w:rsidRDefault="00E7109E">
                    <w:pPr>
                      <w:pStyle w:val="Bibliography"/>
                      <w:rPr>
                        <w:rFonts w:cs="Times New Roman"/>
                        <w:noProof/>
                      </w:rPr>
                    </w:pPr>
                    <w:r w:rsidRPr="00086AE8">
                      <w:rPr>
                        <w:rFonts w:cs="Times New Roman"/>
                        <w:noProof/>
                      </w:rPr>
                      <w:t xml:space="preserve">V. Niculescu, M.-C. Chisăliță-Crețu, C.-C. Osman and A. Sterca, "Model-Driven Development Using LLMs: The Case of ChatGPT.," 2025. </w:t>
                    </w:r>
                  </w:p>
                </w:tc>
              </w:tr>
              <w:tr w:rsidR="00086AE8" w:rsidRPr="00086AE8" w14:paraId="647F65E7" w14:textId="77777777">
                <w:trPr>
                  <w:divId w:val="82726206"/>
                  <w:tblCellSpacing w:w="15" w:type="dxa"/>
                </w:trPr>
                <w:tc>
                  <w:tcPr>
                    <w:tcW w:w="50" w:type="pct"/>
                    <w:hideMark/>
                  </w:tcPr>
                  <w:p w14:paraId="04C13B77" w14:textId="77777777" w:rsidR="00E7109E" w:rsidRPr="00086AE8" w:rsidRDefault="00E7109E">
                    <w:pPr>
                      <w:pStyle w:val="Bibliography"/>
                      <w:rPr>
                        <w:rFonts w:cs="Times New Roman"/>
                        <w:noProof/>
                      </w:rPr>
                    </w:pPr>
                    <w:r w:rsidRPr="00086AE8">
                      <w:rPr>
                        <w:rFonts w:cs="Times New Roman"/>
                        <w:noProof/>
                      </w:rPr>
                      <w:t xml:space="preserve">[10] </w:t>
                    </w:r>
                  </w:p>
                </w:tc>
                <w:tc>
                  <w:tcPr>
                    <w:tcW w:w="0" w:type="auto"/>
                    <w:hideMark/>
                  </w:tcPr>
                  <w:p w14:paraId="0412E8F3" w14:textId="77777777" w:rsidR="00E7109E" w:rsidRPr="00086AE8" w:rsidRDefault="00E7109E">
                    <w:pPr>
                      <w:pStyle w:val="Bibliography"/>
                      <w:rPr>
                        <w:rFonts w:cs="Times New Roman"/>
                        <w:noProof/>
                      </w:rPr>
                    </w:pPr>
                    <w:r w:rsidRPr="00086AE8">
                      <w:rPr>
                        <w:rFonts w:cs="Times New Roman"/>
                        <w:noProof/>
                      </w:rPr>
                      <w:t xml:space="preserve">OMG, "Business process model and notation (bpmn) version 2.0.," </w:t>
                    </w:r>
                    <w:r w:rsidRPr="00086AE8">
                      <w:rPr>
                        <w:rFonts w:cs="Times New Roman"/>
                        <w:i/>
                        <w:iCs/>
                        <w:noProof/>
                      </w:rPr>
                      <w:t xml:space="preserve">Object Management Group, </w:t>
                    </w:r>
                    <w:r w:rsidRPr="00086AE8">
                      <w:rPr>
                        <w:rFonts w:cs="Times New Roman"/>
                        <w:noProof/>
                      </w:rPr>
                      <w:t xml:space="preserve">2013. </w:t>
                    </w:r>
                  </w:p>
                </w:tc>
              </w:tr>
              <w:tr w:rsidR="00086AE8" w:rsidRPr="00086AE8" w14:paraId="44D4A0C6" w14:textId="77777777">
                <w:trPr>
                  <w:divId w:val="82726206"/>
                  <w:tblCellSpacing w:w="15" w:type="dxa"/>
                </w:trPr>
                <w:tc>
                  <w:tcPr>
                    <w:tcW w:w="50" w:type="pct"/>
                    <w:hideMark/>
                  </w:tcPr>
                  <w:p w14:paraId="06752E88" w14:textId="77777777" w:rsidR="00E7109E" w:rsidRPr="00086AE8" w:rsidRDefault="00E7109E">
                    <w:pPr>
                      <w:pStyle w:val="Bibliography"/>
                      <w:rPr>
                        <w:rFonts w:cs="Times New Roman"/>
                        <w:noProof/>
                      </w:rPr>
                    </w:pPr>
                    <w:r w:rsidRPr="00086AE8">
                      <w:rPr>
                        <w:rFonts w:cs="Times New Roman"/>
                        <w:noProof/>
                      </w:rPr>
                      <w:t xml:space="preserve">[11] </w:t>
                    </w:r>
                  </w:p>
                </w:tc>
                <w:tc>
                  <w:tcPr>
                    <w:tcW w:w="0" w:type="auto"/>
                    <w:hideMark/>
                  </w:tcPr>
                  <w:p w14:paraId="5886C230" w14:textId="77777777" w:rsidR="00E7109E" w:rsidRPr="00086AE8" w:rsidRDefault="00E7109E">
                    <w:pPr>
                      <w:pStyle w:val="Bibliography"/>
                      <w:rPr>
                        <w:rFonts w:cs="Times New Roman"/>
                        <w:noProof/>
                      </w:rPr>
                    </w:pPr>
                    <w:r w:rsidRPr="00086AE8">
                      <w:rPr>
                        <w:rFonts w:cs="Times New Roman"/>
                        <w:noProof/>
                      </w:rPr>
                      <w:t xml:space="preserve">M. Geiger, S. Harrer, J. Lenhard and G. Wirtz, "BPMN 2.0: The state of support and implementation," </w:t>
                    </w:r>
                    <w:r w:rsidRPr="00086AE8">
                      <w:rPr>
                        <w:rFonts w:cs="Times New Roman"/>
                        <w:i/>
                        <w:iCs/>
                        <w:noProof/>
                      </w:rPr>
                      <w:t xml:space="preserve">Future Generation Computer Systems, </w:t>
                    </w:r>
                    <w:r w:rsidRPr="00086AE8">
                      <w:rPr>
                        <w:rFonts w:cs="Times New Roman"/>
                        <w:noProof/>
                      </w:rPr>
                      <w:t xml:space="preserve">vol. 80, 2017. </w:t>
                    </w:r>
                  </w:p>
                </w:tc>
              </w:tr>
              <w:tr w:rsidR="00086AE8" w:rsidRPr="00086AE8" w14:paraId="1E5F4868" w14:textId="77777777">
                <w:trPr>
                  <w:divId w:val="82726206"/>
                  <w:tblCellSpacing w:w="15" w:type="dxa"/>
                </w:trPr>
                <w:tc>
                  <w:tcPr>
                    <w:tcW w:w="50" w:type="pct"/>
                    <w:hideMark/>
                  </w:tcPr>
                  <w:p w14:paraId="2C28B701" w14:textId="77777777" w:rsidR="00E7109E" w:rsidRPr="00086AE8" w:rsidRDefault="00E7109E">
                    <w:pPr>
                      <w:pStyle w:val="Bibliography"/>
                      <w:rPr>
                        <w:rFonts w:cs="Times New Roman"/>
                        <w:noProof/>
                      </w:rPr>
                    </w:pPr>
                    <w:r w:rsidRPr="00086AE8">
                      <w:rPr>
                        <w:rFonts w:cs="Times New Roman"/>
                        <w:noProof/>
                      </w:rPr>
                      <w:t xml:space="preserve">[12] </w:t>
                    </w:r>
                  </w:p>
                </w:tc>
                <w:tc>
                  <w:tcPr>
                    <w:tcW w:w="0" w:type="auto"/>
                    <w:hideMark/>
                  </w:tcPr>
                  <w:p w14:paraId="31016A7F" w14:textId="77777777" w:rsidR="00E7109E" w:rsidRPr="00086AE8" w:rsidRDefault="00E7109E">
                    <w:pPr>
                      <w:pStyle w:val="Bibliography"/>
                      <w:rPr>
                        <w:rFonts w:cs="Times New Roman"/>
                        <w:noProof/>
                      </w:rPr>
                    </w:pPr>
                    <w:r w:rsidRPr="00086AE8">
                      <w:rPr>
                        <w:rFonts w:cs="Times New Roman"/>
                        <w:noProof/>
                      </w:rPr>
                      <w:t xml:space="preserve">T. Kräuter, A. Rutle, H. König and Y. Lamo, "A higher-order transformation approach to the formalization and analysis of BPMN using graph transformation systems," </w:t>
                    </w:r>
                    <w:r w:rsidRPr="00086AE8">
                      <w:rPr>
                        <w:rFonts w:cs="Times New Roman"/>
                        <w:i/>
                        <w:iCs/>
                        <w:noProof/>
                      </w:rPr>
                      <w:t xml:space="preserve">Logical Methods in Computer Science, </w:t>
                    </w:r>
                    <w:r w:rsidRPr="00086AE8">
                      <w:rPr>
                        <w:rFonts w:cs="Times New Roman"/>
                        <w:noProof/>
                      </w:rPr>
                      <w:t xml:space="preserve">2024. </w:t>
                    </w:r>
                  </w:p>
                </w:tc>
              </w:tr>
              <w:tr w:rsidR="00086AE8" w:rsidRPr="00086AE8" w14:paraId="558034DD" w14:textId="77777777">
                <w:trPr>
                  <w:divId w:val="82726206"/>
                  <w:tblCellSpacing w:w="15" w:type="dxa"/>
                </w:trPr>
                <w:tc>
                  <w:tcPr>
                    <w:tcW w:w="50" w:type="pct"/>
                    <w:hideMark/>
                  </w:tcPr>
                  <w:p w14:paraId="48696F15" w14:textId="77777777" w:rsidR="00E7109E" w:rsidRPr="00086AE8" w:rsidRDefault="00E7109E">
                    <w:pPr>
                      <w:pStyle w:val="Bibliography"/>
                      <w:rPr>
                        <w:rFonts w:cs="Times New Roman"/>
                        <w:noProof/>
                      </w:rPr>
                    </w:pPr>
                    <w:r w:rsidRPr="00086AE8">
                      <w:rPr>
                        <w:rFonts w:cs="Times New Roman"/>
                        <w:noProof/>
                      </w:rPr>
                      <w:lastRenderedPageBreak/>
                      <w:t xml:space="preserve">[13] </w:t>
                    </w:r>
                  </w:p>
                </w:tc>
                <w:tc>
                  <w:tcPr>
                    <w:tcW w:w="0" w:type="auto"/>
                    <w:hideMark/>
                  </w:tcPr>
                  <w:p w14:paraId="0FD76667" w14:textId="77777777" w:rsidR="00E7109E" w:rsidRPr="00086AE8" w:rsidRDefault="00E7109E">
                    <w:pPr>
                      <w:pStyle w:val="Bibliography"/>
                      <w:rPr>
                        <w:rFonts w:cs="Times New Roman"/>
                        <w:noProof/>
                      </w:rPr>
                    </w:pPr>
                    <w:r w:rsidRPr="00086AE8">
                      <w:rPr>
                        <w:rFonts w:cs="Times New Roman"/>
                        <w:noProof/>
                      </w:rPr>
                      <w:t xml:space="preserve">P. Rawat and A. N. Mahajan, "ReactJS: A Modern Web Development Framework," </w:t>
                    </w:r>
                    <w:r w:rsidRPr="00086AE8">
                      <w:rPr>
                        <w:rFonts w:cs="Times New Roman"/>
                        <w:i/>
                        <w:iCs/>
                        <w:noProof/>
                      </w:rPr>
                      <w:t xml:space="preserve">International Journal of Innovative Science and Research Technology, </w:t>
                    </w:r>
                    <w:r w:rsidRPr="00086AE8">
                      <w:rPr>
                        <w:rFonts w:cs="Times New Roman"/>
                        <w:noProof/>
                      </w:rPr>
                      <w:t xml:space="preserve">vol. 5, no. 11, 2020. </w:t>
                    </w:r>
                  </w:p>
                </w:tc>
              </w:tr>
              <w:tr w:rsidR="00086AE8" w:rsidRPr="00086AE8" w14:paraId="5F6CB2D1" w14:textId="77777777">
                <w:trPr>
                  <w:divId w:val="82726206"/>
                  <w:tblCellSpacing w:w="15" w:type="dxa"/>
                </w:trPr>
                <w:tc>
                  <w:tcPr>
                    <w:tcW w:w="50" w:type="pct"/>
                    <w:hideMark/>
                  </w:tcPr>
                  <w:p w14:paraId="3278EC03" w14:textId="77777777" w:rsidR="00E7109E" w:rsidRPr="00086AE8" w:rsidRDefault="00E7109E">
                    <w:pPr>
                      <w:pStyle w:val="Bibliography"/>
                      <w:rPr>
                        <w:rFonts w:cs="Times New Roman"/>
                        <w:noProof/>
                      </w:rPr>
                    </w:pPr>
                    <w:r w:rsidRPr="00086AE8">
                      <w:rPr>
                        <w:rFonts w:cs="Times New Roman"/>
                        <w:noProof/>
                      </w:rPr>
                      <w:t xml:space="preserve">[14] </w:t>
                    </w:r>
                  </w:p>
                </w:tc>
                <w:tc>
                  <w:tcPr>
                    <w:tcW w:w="0" w:type="auto"/>
                    <w:hideMark/>
                  </w:tcPr>
                  <w:p w14:paraId="6402EDE1" w14:textId="77777777" w:rsidR="00E7109E" w:rsidRPr="00086AE8" w:rsidRDefault="00E7109E">
                    <w:pPr>
                      <w:pStyle w:val="Bibliography"/>
                      <w:rPr>
                        <w:rFonts w:cs="Times New Roman"/>
                        <w:noProof/>
                      </w:rPr>
                    </w:pPr>
                    <w:r w:rsidRPr="00086AE8">
                      <w:rPr>
                        <w:rFonts w:cs="Times New Roman"/>
                        <w:noProof/>
                      </w:rPr>
                      <w:t xml:space="preserve">P. Keshari, P. Maurya, P. Kumar and A. Katiyar, "Web development using ReactJS," pp. 1571-1575, 2023. </w:t>
                    </w:r>
                  </w:p>
                </w:tc>
              </w:tr>
              <w:tr w:rsidR="00086AE8" w:rsidRPr="00086AE8" w14:paraId="0B56A6CC" w14:textId="77777777">
                <w:trPr>
                  <w:divId w:val="82726206"/>
                  <w:tblCellSpacing w:w="15" w:type="dxa"/>
                </w:trPr>
                <w:tc>
                  <w:tcPr>
                    <w:tcW w:w="50" w:type="pct"/>
                    <w:hideMark/>
                  </w:tcPr>
                  <w:p w14:paraId="6814F336" w14:textId="77777777" w:rsidR="00E7109E" w:rsidRPr="00086AE8" w:rsidRDefault="00E7109E">
                    <w:pPr>
                      <w:pStyle w:val="Bibliography"/>
                      <w:rPr>
                        <w:rFonts w:cs="Times New Roman"/>
                        <w:noProof/>
                      </w:rPr>
                    </w:pPr>
                    <w:r w:rsidRPr="00086AE8">
                      <w:rPr>
                        <w:rFonts w:cs="Times New Roman"/>
                        <w:noProof/>
                      </w:rPr>
                      <w:t xml:space="preserve">[15] </w:t>
                    </w:r>
                  </w:p>
                </w:tc>
                <w:tc>
                  <w:tcPr>
                    <w:tcW w:w="0" w:type="auto"/>
                    <w:hideMark/>
                  </w:tcPr>
                  <w:p w14:paraId="06C33F0E" w14:textId="77777777" w:rsidR="00E7109E" w:rsidRPr="00086AE8" w:rsidRDefault="00E7109E">
                    <w:pPr>
                      <w:pStyle w:val="Bibliography"/>
                      <w:rPr>
                        <w:rFonts w:cs="Times New Roman"/>
                        <w:noProof/>
                      </w:rPr>
                    </w:pPr>
                    <w:r w:rsidRPr="00086AE8">
                      <w:rPr>
                        <w:rFonts w:cs="Times New Roman"/>
                        <w:noProof/>
                      </w:rPr>
                      <w:t xml:space="preserve">A. S. Rajput, H. P. Singh, G. Bang, S. Joshi and T. Patidar, "Comparing Spring Boot and ReactJS with other web development frameworks: a study," </w:t>
                    </w:r>
                    <w:r w:rsidRPr="00086AE8">
                      <w:rPr>
                        <w:rFonts w:cs="Times New Roman"/>
                        <w:i/>
                        <w:iCs/>
                        <w:noProof/>
                      </w:rPr>
                      <w:t xml:space="preserve">Lecture notes in networks and systems, </w:t>
                    </w:r>
                    <w:r w:rsidRPr="00086AE8">
                      <w:rPr>
                        <w:rFonts w:cs="Times New Roman"/>
                        <w:noProof/>
                      </w:rPr>
                      <w:t xml:space="preserve">pp. 149-160, 2024. </w:t>
                    </w:r>
                  </w:p>
                </w:tc>
              </w:tr>
              <w:tr w:rsidR="00086AE8" w:rsidRPr="00086AE8" w14:paraId="39D681B1" w14:textId="77777777">
                <w:trPr>
                  <w:divId w:val="82726206"/>
                  <w:tblCellSpacing w:w="15" w:type="dxa"/>
                </w:trPr>
                <w:tc>
                  <w:tcPr>
                    <w:tcW w:w="50" w:type="pct"/>
                    <w:hideMark/>
                  </w:tcPr>
                  <w:p w14:paraId="1649A81E" w14:textId="77777777" w:rsidR="00E7109E" w:rsidRPr="00086AE8" w:rsidRDefault="00E7109E">
                    <w:pPr>
                      <w:pStyle w:val="Bibliography"/>
                      <w:rPr>
                        <w:rFonts w:cs="Times New Roman"/>
                        <w:noProof/>
                      </w:rPr>
                    </w:pPr>
                    <w:r w:rsidRPr="00086AE8">
                      <w:rPr>
                        <w:rFonts w:cs="Times New Roman"/>
                        <w:noProof/>
                      </w:rPr>
                      <w:t xml:space="preserve">[16] </w:t>
                    </w:r>
                  </w:p>
                </w:tc>
                <w:tc>
                  <w:tcPr>
                    <w:tcW w:w="0" w:type="auto"/>
                    <w:hideMark/>
                  </w:tcPr>
                  <w:p w14:paraId="22C34FBB" w14:textId="77777777" w:rsidR="00E7109E" w:rsidRPr="00086AE8" w:rsidRDefault="00E7109E">
                    <w:pPr>
                      <w:pStyle w:val="Bibliography"/>
                      <w:rPr>
                        <w:rFonts w:cs="Times New Roman"/>
                        <w:noProof/>
                      </w:rPr>
                    </w:pPr>
                    <w:r w:rsidRPr="00086AE8">
                      <w:rPr>
                        <w:rFonts w:cs="Times New Roman"/>
                        <w:noProof/>
                      </w:rPr>
                      <w:t xml:space="preserve">J. Hutchinson, J. Whittle and M. Rouncefield, "Model-driven engineering practices in industry: Social, organizational and managerial factors that lead to success or failure," </w:t>
                    </w:r>
                    <w:r w:rsidRPr="00086AE8">
                      <w:rPr>
                        <w:rFonts w:cs="Times New Roman"/>
                        <w:i/>
                        <w:iCs/>
                        <w:noProof/>
                      </w:rPr>
                      <w:t xml:space="preserve">Science of Computer Programming, </w:t>
                    </w:r>
                    <w:r w:rsidRPr="00086AE8">
                      <w:rPr>
                        <w:rFonts w:cs="Times New Roman"/>
                        <w:noProof/>
                      </w:rPr>
                      <w:t xml:space="preserve">pp. 144-161, 2013. </w:t>
                    </w:r>
                  </w:p>
                </w:tc>
              </w:tr>
              <w:tr w:rsidR="00086AE8" w:rsidRPr="00086AE8" w14:paraId="6B435B4F" w14:textId="77777777">
                <w:trPr>
                  <w:divId w:val="82726206"/>
                  <w:tblCellSpacing w:w="15" w:type="dxa"/>
                </w:trPr>
                <w:tc>
                  <w:tcPr>
                    <w:tcW w:w="50" w:type="pct"/>
                    <w:hideMark/>
                  </w:tcPr>
                  <w:p w14:paraId="753A2516" w14:textId="77777777" w:rsidR="00E7109E" w:rsidRPr="00086AE8" w:rsidRDefault="00E7109E">
                    <w:pPr>
                      <w:pStyle w:val="Bibliography"/>
                      <w:rPr>
                        <w:rFonts w:cs="Times New Roman"/>
                        <w:noProof/>
                      </w:rPr>
                    </w:pPr>
                    <w:r w:rsidRPr="00086AE8">
                      <w:rPr>
                        <w:rFonts w:cs="Times New Roman"/>
                        <w:noProof/>
                      </w:rPr>
                      <w:t xml:space="preserve">[17] </w:t>
                    </w:r>
                  </w:p>
                </w:tc>
                <w:tc>
                  <w:tcPr>
                    <w:tcW w:w="0" w:type="auto"/>
                    <w:hideMark/>
                  </w:tcPr>
                  <w:p w14:paraId="52ADA943" w14:textId="77777777" w:rsidR="00E7109E" w:rsidRPr="00086AE8" w:rsidRDefault="00E7109E">
                    <w:pPr>
                      <w:pStyle w:val="Bibliography"/>
                      <w:rPr>
                        <w:rFonts w:cs="Times New Roman"/>
                        <w:noProof/>
                      </w:rPr>
                    </w:pPr>
                    <w:r w:rsidRPr="00086AE8">
                      <w:rPr>
                        <w:rFonts w:cs="Times New Roman"/>
                        <w:noProof/>
                      </w:rPr>
                      <w:t xml:space="preserve">M. Brambilla, J. Cabot and M. Wimmer, Model-Driven software engineering in practice, 2017. </w:t>
                    </w:r>
                  </w:p>
                </w:tc>
              </w:tr>
              <w:tr w:rsidR="00086AE8" w:rsidRPr="00086AE8" w14:paraId="16B76A92" w14:textId="77777777">
                <w:trPr>
                  <w:divId w:val="82726206"/>
                  <w:tblCellSpacing w:w="15" w:type="dxa"/>
                </w:trPr>
                <w:tc>
                  <w:tcPr>
                    <w:tcW w:w="50" w:type="pct"/>
                    <w:hideMark/>
                  </w:tcPr>
                  <w:p w14:paraId="1212DC17" w14:textId="77777777" w:rsidR="00E7109E" w:rsidRPr="00086AE8" w:rsidRDefault="00E7109E">
                    <w:pPr>
                      <w:pStyle w:val="Bibliography"/>
                      <w:rPr>
                        <w:rFonts w:cs="Times New Roman"/>
                        <w:noProof/>
                      </w:rPr>
                    </w:pPr>
                    <w:r w:rsidRPr="00086AE8">
                      <w:rPr>
                        <w:rFonts w:cs="Times New Roman"/>
                        <w:noProof/>
                      </w:rPr>
                      <w:t xml:space="preserve">[18] </w:t>
                    </w:r>
                  </w:p>
                </w:tc>
                <w:tc>
                  <w:tcPr>
                    <w:tcW w:w="0" w:type="auto"/>
                    <w:hideMark/>
                  </w:tcPr>
                  <w:p w14:paraId="78921187" w14:textId="77777777" w:rsidR="00E7109E" w:rsidRPr="00086AE8" w:rsidRDefault="00E7109E">
                    <w:pPr>
                      <w:pStyle w:val="Bibliography"/>
                      <w:rPr>
                        <w:rFonts w:cs="Times New Roman"/>
                        <w:noProof/>
                      </w:rPr>
                    </w:pPr>
                    <w:r w:rsidRPr="00086AE8">
                      <w:rPr>
                        <w:rFonts w:cs="Times New Roman"/>
                        <w:noProof/>
                      </w:rPr>
                      <w:t xml:space="preserve">H. Naveed, A. U. Khan, S. Qiu, M. Saqib, S. Anwar, M. Usman, N. Akhtar, N. Barnes and A. Mian, "A comprehensive overview of large language models," </w:t>
                    </w:r>
                    <w:r w:rsidRPr="00086AE8">
                      <w:rPr>
                        <w:rFonts w:cs="Times New Roman"/>
                        <w:i/>
                        <w:iCs/>
                        <w:noProof/>
                      </w:rPr>
                      <w:t xml:space="preserve">ACM Transactions on Intelligent Systems and Technology, </w:t>
                    </w:r>
                    <w:r w:rsidRPr="00086AE8">
                      <w:rPr>
                        <w:rFonts w:cs="Times New Roman"/>
                        <w:noProof/>
                      </w:rPr>
                      <w:t xml:space="preserve">pp. 1-72, 2025. </w:t>
                    </w:r>
                  </w:p>
                </w:tc>
              </w:tr>
              <w:tr w:rsidR="00086AE8" w:rsidRPr="00086AE8" w14:paraId="33EB06E6" w14:textId="77777777">
                <w:trPr>
                  <w:divId w:val="82726206"/>
                  <w:tblCellSpacing w:w="15" w:type="dxa"/>
                </w:trPr>
                <w:tc>
                  <w:tcPr>
                    <w:tcW w:w="50" w:type="pct"/>
                    <w:hideMark/>
                  </w:tcPr>
                  <w:p w14:paraId="158026B4" w14:textId="77777777" w:rsidR="00E7109E" w:rsidRPr="00086AE8" w:rsidRDefault="00E7109E">
                    <w:pPr>
                      <w:pStyle w:val="Bibliography"/>
                      <w:rPr>
                        <w:rFonts w:cs="Times New Roman"/>
                        <w:noProof/>
                      </w:rPr>
                    </w:pPr>
                    <w:r w:rsidRPr="00086AE8">
                      <w:rPr>
                        <w:rFonts w:cs="Times New Roman"/>
                        <w:noProof/>
                      </w:rPr>
                      <w:t xml:space="preserve">[19] </w:t>
                    </w:r>
                  </w:p>
                </w:tc>
                <w:tc>
                  <w:tcPr>
                    <w:tcW w:w="0" w:type="auto"/>
                    <w:hideMark/>
                  </w:tcPr>
                  <w:p w14:paraId="70597BB0" w14:textId="77777777" w:rsidR="00E7109E" w:rsidRPr="00086AE8" w:rsidRDefault="00E7109E">
                    <w:pPr>
                      <w:pStyle w:val="Bibliography"/>
                      <w:rPr>
                        <w:rFonts w:cs="Times New Roman"/>
                        <w:noProof/>
                      </w:rPr>
                    </w:pPr>
                    <w:r w:rsidRPr="00086AE8">
                      <w:rPr>
                        <w:rFonts w:cs="Times New Roman"/>
                        <w:noProof/>
                      </w:rPr>
                      <w:t xml:space="preserve">W. X. Zhao, K. Zhou, J. Li, T. Tang, X. Wang, Y. Hou, Y. Min, B. Zhang, J. Zhang, Z. Dong, Y. Du, C. Yang, Y. Chen, Z. Chen, J. Jiang, R. Ren, Y. Li, X. Tang, Z. Liu, P. Liu, J.-Y. Nie and J.-R. Wen, "A survey of large language models," </w:t>
                    </w:r>
                    <w:r w:rsidRPr="00086AE8">
                      <w:rPr>
                        <w:rFonts w:cs="Times New Roman"/>
                        <w:i/>
                        <w:iCs/>
                        <w:noProof/>
                      </w:rPr>
                      <w:t xml:space="preserve">arXiv (Cornell University), </w:t>
                    </w:r>
                    <w:r w:rsidRPr="00086AE8">
                      <w:rPr>
                        <w:rFonts w:cs="Times New Roman"/>
                        <w:noProof/>
                      </w:rPr>
                      <w:t xml:space="preserve">2023. </w:t>
                    </w:r>
                  </w:p>
                </w:tc>
              </w:tr>
              <w:tr w:rsidR="00086AE8" w:rsidRPr="00086AE8" w14:paraId="2BC09AE4" w14:textId="77777777">
                <w:trPr>
                  <w:divId w:val="82726206"/>
                  <w:tblCellSpacing w:w="15" w:type="dxa"/>
                </w:trPr>
                <w:tc>
                  <w:tcPr>
                    <w:tcW w:w="50" w:type="pct"/>
                    <w:hideMark/>
                  </w:tcPr>
                  <w:p w14:paraId="5A74780D" w14:textId="77777777" w:rsidR="00E7109E" w:rsidRPr="00086AE8" w:rsidRDefault="00E7109E">
                    <w:pPr>
                      <w:pStyle w:val="Bibliography"/>
                      <w:rPr>
                        <w:rFonts w:cs="Times New Roman"/>
                        <w:noProof/>
                      </w:rPr>
                    </w:pPr>
                    <w:r w:rsidRPr="00086AE8">
                      <w:rPr>
                        <w:rFonts w:cs="Times New Roman"/>
                        <w:noProof/>
                      </w:rPr>
                      <w:t xml:space="preserve">[20] </w:t>
                    </w:r>
                  </w:p>
                </w:tc>
                <w:tc>
                  <w:tcPr>
                    <w:tcW w:w="0" w:type="auto"/>
                    <w:hideMark/>
                  </w:tcPr>
                  <w:p w14:paraId="412E640A" w14:textId="77777777" w:rsidR="00E7109E" w:rsidRPr="00086AE8" w:rsidRDefault="00E7109E">
                    <w:pPr>
                      <w:pStyle w:val="Bibliography"/>
                      <w:rPr>
                        <w:rFonts w:cs="Times New Roman"/>
                        <w:noProof/>
                      </w:rPr>
                    </w:pPr>
                    <w:r w:rsidRPr="00086AE8">
                      <w:rPr>
                        <w:rFonts w:cs="Times New Roman"/>
                        <w:noProof/>
                      </w:rPr>
                      <w:t xml:space="preserve">S. Minaee, T. Mikolov, N. Nikzad, M. Chenaghlu, R. Socher, X. Amatriain and J. Gao, "Large Language Models: a survey," </w:t>
                    </w:r>
                    <w:r w:rsidRPr="00086AE8">
                      <w:rPr>
                        <w:rFonts w:cs="Times New Roman"/>
                        <w:i/>
                        <w:iCs/>
                        <w:noProof/>
                      </w:rPr>
                      <w:t xml:space="preserve">arXiv (Cornell University), </w:t>
                    </w:r>
                    <w:r w:rsidRPr="00086AE8">
                      <w:rPr>
                        <w:rFonts w:cs="Times New Roman"/>
                        <w:noProof/>
                      </w:rPr>
                      <w:t xml:space="preserve">2024. </w:t>
                    </w:r>
                  </w:p>
                </w:tc>
              </w:tr>
              <w:tr w:rsidR="00086AE8" w:rsidRPr="00086AE8" w14:paraId="2D4474AE" w14:textId="77777777">
                <w:trPr>
                  <w:divId w:val="82726206"/>
                  <w:tblCellSpacing w:w="15" w:type="dxa"/>
                </w:trPr>
                <w:tc>
                  <w:tcPr>
                    <w:tcW w:w="50" w:type="pct"/>
                    <w:hideMark/>
                  </w:tcPr>
                  <w:p w14:paraId="1702ECB4" w14:textId="77777777" w:rsidR="00E7109E" w:rsidRPr="00086AE8" w:rsidRDefault="00E7109E">
                    <w:pPr>
                      <w:pStyle w:val="Bibliography"/>
                      <w:rPr>
                        <w:rFonts w:cs="Times New Roman"/>
                        <w:noProof/>
                      </w:rPr>
                    </w:pPr>
                    <w:r w:rsidRPr="00086AE8">
                      <w:rPr>
                        <w:rFonts w:cs="Times New Roman"/>
                        <w:noProof/>
                      </w:rPr>
                      <w:t xml:space="preserve">[21] </w:t>
                    </w:r>
                  </w:p>
                </w:tc>
                <w:tc>
                  <w:tcPr>
                    <w:tcW w:w="0" w:type="auto"/>
                    <w:hideMark/>
                  </w:tcPr>
                  <w:p w14:paraId="663F80FE" w14:textId="77777777" w:rsidR="00E7109E" w:rsidRPr="00086AE8" w:rsidRDefault="00E7109E">
                    <w:pPr>
                      <w:pStyle w:val="Bibliography"/>
                      <w:rPr>
                        <w:rFonts w:cs="Times New Roman"/>
                        <w:noProof/>
                      </w:rPr>
                    </w:pPr>
                    <w:r w:rsidRPr="00086AE8">
                      <w:rPr>
                        <w:rFonts w:cs="Times New Roman"/>
                        <w:noProof/>
                      </w:rPr>
                      <w:t xml:space="preserve">A. Vashwani, N. Shazeer, N. Parmar, J. Uszkoreit, L. Jones, A. N. Gomez, Ł. Kaiser and I. Polosukhin, "Attention Is All You Need," </w:t>
                    </w:r>
                    <w:r w:rsidRPr="00086AE8">
                      <w:rPr>
                        <w:rFonts w:cs="Times New Roman"/>
                        <w:i/>
                        <w:iCs/>
                        <w:noProof/>
                      </w:rPr>
                      <w:t xml:space="preserve">31st Conference on Neural Information Processing Systems (NIPS 2017), </w:t>
                    </w:r>
                    <w:r w:rsidRPr="00086AE8">
                      <w:rPr>
                        <w:rFonts w:cs="Times New Roman"/>
                        <w:noProof/>
                      </w:rPr>
                      <w:t xml:space="preserve">2017. </w:t>
                    </w:r>
                  </w:p>
                </w:tc>
              </w:tr>
              <w:tr w:rsidR="00086AE8" w:rsidRPr="00086AE8" w14:paraId="4E5922C2" w14:textId="77777777">
                <w:trPr>
                  <w:divId w:val="82726206"/>
                  <w:tblCellSpacing w:w="15" w:type="dxa"/>
                </w:trPr>
                <w:tc>
                  <w:tcPr>
                    <w:tcW w:w="50" w:type="pct"/>
                    <w:hideMark/>
                  </w:tcPr>
                  <w:p w14:paraId="363CF9F9" w14:textId="77777777" w:rsidR="00E7109E" w:rsidRPr="00086AE8" w:rsidRDefault="00E7109E">
                    <w:pPr>
                      <w:pStyle w:val="Bibliography"/>
                      <w:rPr>
                        <w:rFonts w:cs="Times New Roman"/>
                        <w:noProof/>
                      </w:rPr>
                    </w:pPr>
                    <w:r w:rsidRPr="00086AE8">
                      <w:rPr>
                        <w:rFonts w:cs="Times New Roman"/>
                        <w:noProof/>
                      </w:rPr>
                      <w:t xml:space="preserve">[22] </w:t>
                    </w:r>
                  </w:p>
                </w:tc>
                <w:tc>
                  <w:tcPr>
                    <w:tcW w:w="0" w:type="auto"/>
                    <w:hideMark/>
                  </w:tcPr>
                  <w:p w14:paraId="5C4E993A" w14:textId="77777777" w:rsidR="00E7109E" w:rsidRPr="00086AE8" w:rsidRDefault="00E7109E">
                    <w:pPr>
                      <w:pStyle w:val="Bibliography"/>
                      <w:rPr>
                        <w:rFonts w:cs="Times New Roman"/>
                        <w:noProof/>
                      </w:rPr>
                    </w:pPr>
                    <w:r w:rsidRPr="00086AE8">
                      <w:rPr>
                        <w:rFonts w:cs="Times New Roman"/>
                        <w:noProof/>
                      </w:rPr>
                      <w:t>D. Bahdanau, K. Cho and Y. Bengio</w:t>
                    </w:r>
                    <w:r w:rsidRPr="00086AE8">
                      <w:rPr>
                        <w:rFonts w:ascii="Cambria Math" w:hAnsi="Cambria Math" w:cs="Cambria Math"/>
                        <w:noProof/>
                      </w:rPr>
                      <w:t>∗</w:t>
                    </w:r>
                    <w:r w:rsidRPr="00086AE8">
                      <w:rPr>
                        <w:rFonts w:cs="Times New Roman"/>
                        <w:noProof/>
                      </w:rPr>
                      <w:t xml:space="preserve">, "Neural Machine Translation by Jointly Learning to Align and Translate," </w:t>
                    </w:r>
                    <w:r w:rsidRPr="00086AE8">
                      <w:rPr>
                        <w:rFonts w:cs="Times New Roman"/>
                        <w:i/>
                        <w:iCs/>
                        <w:noProof/>
                      </w:rPr>
                      <w:t xml:space="preserve">ICLR 2015, </w:t>
                    </w:r>
                    <w:r w:rsidRPr="00086AE8">
                      <w:rPr>
                        <w:rFonts w:cs="Times New Roman"/>
                        <w:noProof/>
                      </w:rPr>
                      <w:t xml:space="preserve">2015. </w:t>
                    </w:r>
                  </w:p>
                </w:tc>
              </w:tr>
              <w:tr w:rsidR="00086AE8" w:rsidRPr="00086AE8" w14:paraId="3537CADB" w14:textId="77777777">
                <w:trPr>
                  <w:divId w:val="82726206"/>
                  <w:tblCellSpacing w:w="15" w:type="dxa"/>
                </w:trPr>
                <w:tc>
                  <w:tcPr>
                    <w:tcW w:w="50" w:type="pct"/>
                    <w:hideMark/>
                  </w:tcPr>
                  <w:p w14:paraId="4C973A67" w14:textId="77777777" w:rsidR="00E7109E" w:rsidRPr="00086AE8" w:rsidRDefault="00E7109E">
                    <w:pPr>
                      <w:pStyle w:val="Bibliography"/>
                      <w:rPr>
                        <w:rFonts w:cs="Times New Roman"/>
                        <w:noProof/>
                      </w:rPr>
                    </w:pPr>
                    <w:r w:rsidRPr="00086AE8">
                      <w:rPr>
                        <w:rFonts w:cs="Times New Roman"/>
                        <w:noProof/>
                      </w:rPr>
                      <w:t xml:space="preserve">[23] </w:t>
                    </w:r>
                  </w:p>
                </w:tc>
                <w:tc>
                  <w:tcPr>
                    <w:tcW w:w="0" w:type="auto"/>
                    <w:hideMark/>
                  </w:tcPr>
                  <w:p w14:paraId="60A857A9" w14:textId="77777777" w:rsidR="00E7109E" w:rsidRPr="00086AE8" w:rsidRDefault="00E7109E">
                    <w:pPr>
                      <w:pStyle w:val="Bibliography"/>
                      <w:rPr>
                        <w:rFonts w:cs="Times New Roman"/>
                        <w:noProof/>
                      </w:rPr>
                    </w:pPr>
                    <w:r w:rsidRPr="00086AE8">
                      <w:rPr>
                        <w:rFonts w:cs="Times New Roman"/>
                        <w:noProof/>
                      </w:rPr>
                      <w:t xml:space="preserve">T. Lin, Y. Wang, X. Liu and X. Qiu, "A Survey of Transformers," </w:t>
                    </w:r>
                    <w:r w:rsidRPr="00086AE8">
                      <w:rPr>
                        <w:rFonts w:cs="Times New Roman"/>
                        <w:i/>
                        <w:iCs/>
                        <w:noProof/>
                      </w:rPr>
                      <w:t xml:space="preserve">AI Open, </w:t>
                    </w:r>
                    <w:r w:rsidRPr="00086AE8">
                      <w:rPr>
                        <w:rFonts w:cs="Times New Roman"/>
                        <w:noProof/>
                      </w:rPr>
                      <w:t xml:space="preserve">pp. 111-132, 2022. </w:t>
                    </w:r>
                  </w:p>
                </w:tc>
              </w:tr>
              <w:tr w:rsidR="00086AE8" w:rsidRPr="00086AE8" w14:paraId="4195FBDE" w14:textId="77777777">
                <w:trPr>
                  <w:divId w:val="82726206"/>
                  <w:tblCellSpacing w:w="15" w:type="dxa"/>
                </w:trPr>
                <w:tc>
                  <w:tcPr>
                    <w:tcW w:w="50" w:type="pct"/>
                    <w:hideMark/>
                  </w:tcPr>
                  <w:p w14:paraId="386E12F1" w14:textId="77777777" w:rsidR="00E7109E" w:rsidRPr="00086AE8" w:rsidRDefault="00E7109E">
                    <w:pPr>
                      <w:pStyle w:val="Bibliography"/>
                      <w:rPr>
                        <w:rFonts w:cs="Times New Roman"/>
                        <w:noProof/>
                      </w:rPr>
                    </w:pPr>
                    <w:r w:rsidRPr="00086AE8">
                      <w:rPr>
                        <w:rFonts w:cs="Times New Roman"/>
                        <w:noProof/>
                      </w:rPr>
                      <w:t xml:space="preserve">[24] </w:t>
                    </w:r>
                  </w:p>
                </w:tc>
                <w:tc>
                  <w:tcPr>
                    <w:tcW w:w="0" w:type="auto"/>
                    <w:hideMark/>
                  </w:tcPr>
                  <w:p w14:paraId="71D98A27" w14:textId="77777777" w:rsidR="00E7109E" w:rsidRPr="00086AE8" w:rsidRDefault="00E7109E">
                    <w:pPr>
                      <w:pStyle w:val="Bibliography"/>
                      <w:rPr>
                        <w:rFonts w:cs="Times New Roman"/>
                        <w:noProof/>
                      </w:rPr>
                    </w:pPr>
                    <w:r w:rsidRPr="00086AE8">
                      <w:rPr>
                        <w:rFonts w:cs="Times New Roman"/>
                        <w:noProof/>
                      </w:rPr>
                      <w:t xml:space="preserve">K. W. Church, Z. Chen and Y. Ma, "Emerging trends: A gentle introduction to fine-tuning," </w:t>
                    </w:r>
                    <w:r w:rsidRPr="00086AE8">
                      <w:rPr>
                        <w:rFonts w:cs="Times New Roman"/>
                        <w:i/>
                        <w:iCs/>
                        <w:noProof/>
                      </w:rPr>
                      <w:t xml:space="preserve">Natural Language Engineering, </w:t>
                    </w:r>
                    <w:r w:rsidRPr="00086AE8">
                      <w:rPr>
                        <w:rFonts w:cs="Times New Roman"/>
                        <w:noProof/>
                      </w:rPr>
                      <w:t xml:space="preserve">2021. </w:t>
                    </w:r>
                  </w:p>
                </w:tc>
              </w:tr>
              <w:tr w:rsidR="00086AE8" w:rsidRPr="00086AE8" w14:paraId="4A3F0567" w14:textId="77777777">
                <w:trPr>
                  <w:divId w:val="82726206"/>
                  <w:tblCellSpacing w:w="15" w:type="dxa"/>
                </w:trPr>
                <w:tc>
                  <w:tcPr>
                    <w:tcW w:w="50" w:type="pct"/>
                    <w:hideMark/>
                  </w:tcPr>
                  <w:p w14:paraId="31EC5DAC" w14:textId="77777777" w:rsidR="00E7109E" w:rsidRPr="00086AE8" w:rsidRDefault="00E7109E">
                    <w:pPr>
                      <w:pStyle w:val="Bibliography"/>
                      <w:rPr>
                        <w:rFonts w:cs="Times New Roman"/>
                        <w:noProof/>
                      </w:rPr>
                    </w:pPr>
                    <w:r w:rsidRPr="00086AE8">
                      <w:rPr>
                        <w:rFonts w:cs="Times New Roman"/>
                        <w:noProof/>
                      </w:rPr>
                      <w:t xml:space="preserve">[25] </w:t>
                    </w:r>
                  </w:p>
                </w:tc>
                <w:tc>
                  <w:tcPr>
                    <w:tcW w:w="0" w:type="auto"/>
                    <w:hideMark/>
                  </w:tcPr>
                  <w:p w14:paraId="53D26A26" w14:textId="77777777" w:rsidR="00E7109E" w:rsidRPr="00086AE8" w:rsidRDefault="00E7109E">
                    <w:pPr>
                      <w:pStyle w:val="Bibliography"/>
                      <w:rPr>
                        <w:rFonts w:cs="Times New Roman"/>
                        <w:noProof/>
                      </w:rPr>
                    </w:pPr>
                    <w:r w:rsidRPr="00086AE8">
                      <w:rPr>
                        <w:rFonts w:cs="Times New Roman"/>
                        <w:noProof/>
                      </w:rPr>
                      <w:t xml:space="preserve">Y. Xia, J. Kim, Y. Chen, H. Ye, S. Kundu, C. Hao and N. Talati, "Understanding the performance and estimating the cost of LLM Fine-Tuning," </w:t>
                    </w:r>
                    <w:r w:rsidRPr="00086AE8">
                      <w:rPr>
                        <w:rFonts w:cs="Times New Roman"/>
                        <w:i/>
                        <w:iCs/>
                        <w:noProof/>
                      </w:rPr>
                      <w:t xml:space="preserve">arXiv (Cornell University), </w:t>
                    </w:r>
                    <w:r w:rsidRPr="00086AE8">
                      <w:rPr>
                        <w:rFonts w:cs="Times New Roman"/>
                        <w:noProof/>
                      </w:rPr>
                      <w:t xml:space="preserve">2024. </w:t>
                    </w:r>
                  </w:p>
                </w:tc>
              </w:tr>
              <w:tr w:rsidR="00086AE8" w:rsidRPr="00086AE8" w14:paraId="1C45F199" w14:textId="77777777">
                <w:trPr>
                  <w:divId w:val="82726206"/>
                  <w:tblCellSpacing w:w="15" w:type="dxa"/>
                </w:trPr>
                <w:tc>
                  <w:tcPr>
                    <w:tcW w:w="50" w:type="pct"/>
                    <w:hideMark/>
                  </w:tcPr>
                  <w:p w14:paraId="6EBF12D6" w14:textId="77777777" w:rsidR="00E7109E" w:rsidRPr="00086AE8" w:rsidRDefault="00E7109E">
                    <w:pPr>
                      <w:pStyle w:val="Bibliography"/>
                      <w:rPr>
                        <w:rFonts w:cs="Times New Roman"/>
                        <w:noProof/>
                      </w:rPr>
                    </w:pPr>
                    <w:r w:rsidRPr="00086AE8">
                      <w:rPr>
                        <w:rFonts w:cs="Times New Roman"/>
                        <w:noProof/>
                      </w:rPr>
                      <w:t xml:space="preserve">[26] </w:t>
                    </w:r>
                  </w:p>
                </w:tc>
                <w:tc>
                  <w:tcPr>
                    <w:tcW w:w="0" w:type="auto"/>
                    <w:hideMark/>
                  </w:tcPr>
                  <w:p w14:paraId="33429474" w14:textId="77777777" w:rsidR="00E7109E" w:rsidRPr="00086AE8" w:rsidRDefault="00E7109E">
                    <w:pPr>
                      <w:pStyle w:val="Bibliography"/>
                      <w:rPr>
                        <w:rFonts w:cs="Times New Roman"/>
                        <w:noProof/>
                      </w:rPr>
                    </w:pPr>
                    <w:r w:rsidRPr="00086AE8">
                      <w:rPr>
                        <w:rFonts w:cs="Times New Roman"/>
                        <w:noProof/>
                      </w:rPr>
                      <w:t xml:space="preserve">Google Research, Brain Team, "Chain-of-Thought Prompting Elicits Reasoning," </w:t>
                    </w:r>
                    <w:r w:rsidRPr="00086AE8">
                      <w:rPr>
                        <w:rFonts w:cs="Times New Roman"/>
                        <w:i/>
                        <w:iCs/>
                        <w:noProof/>
                      </w:rPr>
                      <w:t xml:space="preserve">arXiv (Cornell University), </w:t>
                    </w:r>
                    <w:r w:rsidRPr="00086AE8">
                      <w:rPr>
                        <w:rFonts w:cs="Times New Roman"/>
                        <w:noProof/>
                      </w:rPr>
                      <w:t xml:space="preserve">2023. </w:t>
                    </w:r>
                  </w:p>
                </w:tc>
              </w:tr>
              <w:tr w:rsidR="00086AE8" w:rsidRPr="00086AE8" w14:paraId="5A2C2C92" w14:textId="77777777">
                <w:trPr>
                  <w:divId w:val="82726206"/>
                  <w:tblCellSpacing w:w="15" w:type="dxa"/>
                </w:trPr>
                <w:tc>
                  <w:tcPr>
                    <w:tcW w:w="50" w:type="pct"/>
                    <w:hideMark/>
                  </w:tcPr>
                  <w:p w14:paraId="42522AB0" w14:textId="77777777" w:rsidR="00E7109E" w:rsidRPr="00086AE8" w:rsidRDefault="00E7109E">
                    <w:pPr>
                      <w:pStyle w:val="Bibliography"/>
                      <w:rPr>
                        <w:rFonts w:cs="Times New Roman"/>
                        <w:noProof/>
                      </w:rPr>
                    </w:pPr>
                    <w:r w:rsidRPr="00086AE8">
                      <w:rPr>
                        <w:rFonts w:cs="Times New Roman"/>
                        <w:noProof/>
                      </w:rPr>
                      <w:lastRenderedPageBreak/>
                      <w:t xml:space="preserve">[27] </w:t>
                    </w:r>
                  </w:p>
                </w:tc>
                <w:tc>
                  <w:tcPr>
                    <w:tcW w:w="0" w:type="auto"/>
                    <w:hideMark/>
                  </w:tcPr>
                  <w:p w14:paraId="653C6CF0" w14:textId="77777777" w:rsidR="00E7109E" w:rsidRPr="00086AE8" w:rsidRDefault="00E7109E">
                    <w:pPr>
                      <w:pStyle w:val="Bibliography"/>
                      <w:rPr>
                        <w:rFonts w:cs="Times New Roman"/>
                        <w:noProof/>
                      </w:rPr>
                    </w:pPr>
                    <w:r w:rsidRPr="00086AE8">
                      <w:rPr>
                        <w:rFonts w:cs="Times New Roman"/>
                        <w:noProof/>
                      </w:rPr>
                      <w:t xml:space="preserve">Facebook AI Research; ‡University College London; ?New York University;, "Retrieval-Augmented Generation for," </w:t>
                    </w:r>
                    <w:r w:rsidRPr="00086AE8">
                      <w:rPr>
                        <w:rFonts w:cs="Times New Roman"/>
                        <w:i/>
                        <w:iCs/>
                        <w:noProof/>
                      </w:rPr>
                      <w:t xml:space="preserve">UCL Discovery (University College London), </w:t>
                    </w:r>
                    <w:r w:rsidRPr="00086AE8">
                      <w:rPr>
                        <w:rFonts w:cs="Times New Roman"/>
                        <w:noProof/>
                      </w:rPr>
                      <w:t xml:space="preserve">vol. 33, pp. 9459-9474, 2020. </w:t>
                    </w:r>
                  </w:p>
                </w:tc>
              </w:tr>
              <w:tr w:rsidR="00086AE8" w:rsidRPr="00086AE8" w14:paraId="007BDA41" w14:textId="77777777">
                <w:trPr>
                  <w:divId w:val="82726206"/>
                  <w:tblCellSpacing w:w="15" w:type="dxa"/>
                </w:trPr>
                <w:tc>
                  <w:tcPr>
                    <w:tcW w:w="50" w:type="pct"/>
                    <w:hideMark/>
                  </w:tcPr>
                  <w:p w14:paraId="6BB6C0C4" w14:textId="77777777" w:rsidR="00E7109E" w:rsidRPr="00086AE8" w:rsidRDefault="00E7109E">
                    <w:pPr>
                      <w:pStyle w:val="Bibliography"/>
                      <w:rPr>
                        <w:rFonts w:cs="Times New Roman"/>
                        <w:noProof/>
                      </w:rPr>
                    </w:pPr>
                    <w:r w:rsidRPr="00086AE8">
                      <w:rPr>
                        <w:rFonts w:cs="Times New Roman"/>
                        <w:noProof/>
                      </w:rPr>
                      <w:t xml:space="preserve">[28] </w:t>
                    </w:r>
                  </w:p>
                </w:tc>
                <w:tc>
                  <w:tcPr>
                    <w:tcW w:w="0" w:type="auto"/>
                    <w:hideMark/>
                  </w:tcPr>
                  <w:p w14:paraId="5D0E1656" w14:textId="77777777" w:rsidR="00E7109E" w:rsidRPr="00086AE8" w:rsidRDefault="00E7109E">
                    <w:pPr>
                      <w:pStyle w:val="Bibliography"/>
                      <w:rPr>
                        <w:rFonts w:cs="Times New Roman"/>
                        <w:noProof/>
                      </w:rPr>
                    </w:pPr>
                    <w:r w:rsidRPr="00086AE8">
                      <w:rPr>
                        <w:rFonts w:cs="Times New Roman"/>
                        <w:noProof/>
                      </w:rPr>
                      <w:t xml:space="preserve">J. Jiang, F. Wang, J. Shen, S. Kim and S. Kim, "A survey on large language models for code Generation," </w:t>
                    </w:r>
                    <w:r w:rsidRPr="00086AE8">
                      <w:rPr>
                        <w:rFonts w:cs="Times New Roman"/>
                        <w:i/>
                        <w:iCs/>
                        <w:noProof/>
                      </w:rPr>
                      <w:t xml:space="preserve">arXiv (Cornell University), </w:t>
                    </w:r>
                    <w:r w:rsidRPr="00086AE8">
                      <w:rPr>
                        <w:rFonts w:cs="Times New Roman"/>
                        <w:noProof/>
                      </w:rPr>
                      <w:t xml:space="preserve">2024. </w:t>
                    </w:r>
                  </w:p>
                </w:tc>
              </w:tr>
              <w:tr w:rsidR="00086AE8" w:rsidRPr="00086AE8" w14:paraId="0D11AADE" w14:textId="77777777">
                <w:trPr>
                  <w:divId w:val="82726206"/>
                  <w:tblCellSpacing w:w="15" w:type="dxa"/>
                </w:trPr>
                <w:tc>
                  <w:tcPr>
                    <w:tcW w:w="50" w:type="pct"/>
                    <w:hideMark/>
                  </w:tcPr>
                  <w:p w14:paraId="2A70B081" w14:textId="77777777" w:rsidR="00E7109E" w:rsidRPr="00086AE8" w:rsidRDefault="00E7109E">
                    <w:pPr>
                      <w:pStyle w:val="Bibliography"/>
                      <w:rPr>
                        <w:rFonts w:cs="Times New Roman"/>
                        <w:noProof/>
                      </w:rPr>
                    </w:pPr>
                    <w:r w:rsidRPr="00086AE8">
                      <w:rPr>
                        <w:rFonts w:cs="Times New Roman"/>
                        <w:noProof/>
                      </w:rPr>
                      <w:t xml:space="preserve">[29] </w:t>
                    </w:r>
                  </w:p>
                </w:tc>
                <w:tc>
                  <w:tcPr>
                    <w:tcW w:w="0" w:type="auto"/>
                    <w:hideMark/>
                  </w:tcPr>
                  <w:p w14:paraId="403003E1" w14:textId="77777777" w:rsidR="00E7109E" w:rsidRPr="00086AE8" w:rsidRDefault="00E7109E">
                    <w:pPr>
                      <w:pStyle w:val="Bibliography"/>
                      <w:rPr>
                        <w:rFonts w:cs="Times New Roman"/>
                        <w:noProof/>
                      </w:rPr>
                    </w:pPr>
                    <w:r w:rsidRPr="00086AE8">
                      <w:rPr>
                        <w:rFonts w:cs="Times New Roman"/>
                        <w:noProof/>
                      </w:rPr>
                      <w:t xml:space="preserve">M. Raza, Z. Jahangir, M. B. Riaz, M. J. Saeed and M. A. Sattar, "Industrial applications of large language models," </w:t>
                    </w:r>
                    <w:r w:rsidRPr="00086AE8">
                      <w:rPr>
                        <w:rFonts w:cs="Times New Roman"/>
                        <w:i/>
                        <w:iCs/>
                        <w:noProof/>
                      </w:rPr>
                      <w:t xml:space="preserve">Scientific Reports, </w:t>
                    </w:r>
                    <w:r w:rsidRPr="00086AE8">
                      <w:rPr>
                        <w:rFonts w:cs="Times New Roman"/>
                        <w:noProof/>
                      </w:rPr>
                      <w:t xml:space="preserve">2025. </w:t>
                    </w:r>
                  </w:p>
                </w:tc>
              </w:tr>
              <w:tr w:rsidR="00E7109E" w:rsidRPr="00086AE8" w14:paraId="32A97FCE" w14:textId="77777777">
                <w:trPr>
                  <w:divId w:val="82726206"/>
                  <w:tblCellSpacing w:w="15" w:type="dxa"/>
                </w:trPr>
                <w:tc>
                  <w:tcPr>
                    <w:tcW w:w="50" w:type="pct"/>
                    <w:hideMark/>
                  </w:tcPr>
                  <w:p w14:paraId="79D4B374" w14:textId="77777777" w:rsidR="00E7109E" w:rsidRPr="00086AE8" w:rsidRDefault="00E7109E">
                    <w:pPr>
                      <w:pStyle w:val="Bibliography"/>
                      <w:rPr>
                        <w:rFonts w:cs="Times New Roman"/>
                        <w:noProof/>
                      </w:rPr>
                    </w:pPr>
                    <w:r w:rsidRPr="00086AE8">
                      <w:rPr>
                        <w:rFonts w:cs="Times New Roman"/>
                        <w:noProof/>
                      </w:rPr>
                      <w:t xml:space="preserve">[30] </w:t>
                    </w:r>
                  </w:p>
                </w:tc>
                <w:tc>
                  <w:tcPr>
                    <w:tcW w:w="0" w:type="auto"/>
                    <w:hideMark/>
                  </w:tcPr>
                  <w:p w14:paraId="6FF55ACE" w14:textId="77777777" w:rsidR="00E7109E" w:rsidRPr="00086AE8" w:rsidRDefault="00E7109E">
                    <w:pPr>
                      <w:pStyle w:val="Bibliography"/>
                      <w:rPr>
                        <w:rFonts w:cs="Times New Roman"/>
                        <w:noProof/>
                      </w:rPr>
                    </w:pPr>
                    <w:r w:rsidRPr="00086AE8">
                      <w:rPr>
                        <w:rFonts w:cs="Times New Roman"/>
                        <w:noProof/>
                      </w:rPr>
                      <w:t xml:space="preserve">J. Kaplan, S. McCandlish, T. Henighan, T. B. Brown, B. Chess, R. Child, S. Gray, A. Radford, J. Wu and D. Amodei, "Scaling laws for neural language models," </w:t>
                    </w:r>
                    <w:r w:rsidRPr="00086AE8">
                      <w:rPr>
                        <w:rFonts w:cs="Times New Roman"/>
                        <w:i/>
                        <w:iCs/>
                        <w:noProof/>
                      </w:rPr>
                      <w:t xml:space="preserve">arXiv (Cornell University), </w:t>
                    </w:r>
                    <w:r w:rsidRPr="00086AE8">
                      <w:rPr>
                        <w:rFonts w:cs="Times New Roman"/>
                        <w:noProof/>
                      </w:rPr>
                      <w:t xml:space="preserve">2020. </w:t>
                    </w:r>
                  </w:p>
                </w:tc>
              </w:tr>
            </w:tbl>
            <w:p w14:paraId="2B98DC20" w14:textId="77777777" w:rsidR="00E7109E" w:rsidRPr="00086AE8" w:rsidRDefault="00E7109E">
              <w:pPr>
                <w:divId w:val="82726206"/>
                <w:rPr>
                  <w:rFonts w:eastAsia="Times New Roman" w:cs="Times New Roman"/>
                  <w:noProof/>
                </w:rPr>
              </w:pPr>
            </w:p>
            <w:p w14:paraId="16E5CB45" w14:textId="2764C0A6" w:rsidR="00BC2402" w:rsidRPr="00086AE8" w:rsidRDefault="00BC2402" w:rsidP="002A7B43">
              <w:pPr>
                <w:ind w:firstLine="0"/>
                <w:rPr>
                  <w:rFonts w:cs="Times New Roman"/>
                </w:rPr>
              </w:pPr>
              <w:r w:rsidRPr="00086AE8">
                <w:rPr>
                  <w:rFonts w:cs="Times New Roman"/>
                  <w:b/>
                  <w:bCs/>
                  <w:noProof/>
                </w:rPr>
                <w:fldChar w:fldCharType="end"/>
              </w:r>
            </w:p>
          </w:sdtContent>
        </w:sdt>
      </w:sdtContent>
    </w:sdt>
    <w:p w14:paraId="7237AE03" w14:textId="089243AE" w:rsidR="00787633" w:rsidRPr="00086AE8" w:rsidRDefault="00787633" w:rsidP="007F1655">
      <w:pPr>
        <w:ind w:firstLine="0"/>
        <w:rPr>
          <w:rFonts w:cs="Times New Roman"/>
        </w:rPr>
      </w:pPr>
      <w:r w:rsidRPr="00086AE8">
        <w:rPr>
          <w:rFonts w:cs="Times New Roman"/>
        </w:rPr>
        <w:br w:type="page"/>
      </w:r>
    </w:p>
    <w:p w14:paraId="2F04F5D9" w14:textId="5A939DF9" w:rsidR="00787633" w:rsidRPr="00086AE8" w:rsidRDefault="0095705E" w:rsidP="00787633">
      <w:pPr>
        <w:pStyle w:val="Heading0"/>
        <w:rPr>
          <w:rFonts w:cs="Times New Roman"/>
        </w:rPr>
      </w:pPr>
      <w:bookmarkStart w:id="46" w:name="_Toc220058974"/>
      <w:r w:rsidRPr="00086AE8">
        <w:rPr>
          <w:rFonts w:cs="Times New Roman"/>
        </w:rPr>
        <w:lastRenderedPageBreak/>
        <w:t>LAMPIRAN</w:t>
      </w:r>
      <w:bookmarkEnd w:id="46"/>
    </w:p>
    <w:p w14:paraId="6C20517D" w14:textId="2EE3282A" w:rsidR="0095705E" w:rsidRPr="00086AE8" w:rsidRDefault="0095705E" w:rsidP="0095705E">
      <w:pPr>
        <w:rPr>
          <w:rFonts w:cs="Times New Roman"/>
        </w:rPr>
      </w:pPr>
    </w:p>
    <w:p w14:paraId="5B88A18E" w14:textId="49C9133D" w:rsidR="0095705E" w:rsidRPr="00086AE8" w:rsidRDefault="0095705E" w:rsidP="00342689">
      <w:pPr>
        <w:ind w:firstLine="0"/>
        <w:rPr>
          <w:rFonts w:cs="Times New Roman"/>
        </w:rPr>
      </w:pPr>
    </w:p>
    <w:sectPr w:rsidR="0095705E" w:rsidRPr="00086AE8">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23C13" w14:textId="77777777" w:rsidR="00EC3231" w:rsidRDefault="00EC3231" w:rsidP="0011604D">
      <w:pPr>
        <w:spacing w:after="0" w:line="240" w:lineRule="auto"/>
      </w:pPr>
      <w:r>
        <w:separator/>
      </w:r>
    </w:p>
  </w:endnote>
  <w:endnote w:type="continuationSeparator" w:id="0">
    <w:p w14:paraId="5450F3AE" w14:textId="77777777" w:rsidR="00EC3231" w:rsidRDefault="00EC3231"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90A3" w14:textId="77777777" w:rsidR="00EC3231" w:rsidRDefault="00EC3231" w:rsidP="0011604D">
      <w:pPr>
        <w:spacing w:after="0" w:line="240" w:lineRule="auto"/>
      </w:pPr>
      <w:r>
        <w:separator/>
      </w:r>
    </w:p>
  </w:footnote>
  <w:footnote w:type="continuationSeparator" w:id="0">
    <w:p w14:paraId="0085B324" w14:textId="77777777" w:rsidR="00EC3231" w:rsidRDefault="00EC3231"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786"/>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63B10"/>
    <w:multiLevelType w:val="multilevel"/>
    <w:tmpl w:val="47A4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30CEA"/>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E603977"/>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B5BDE"/>
    <w:multiLevelType w:val="multilevel"/>
    <w:tmpl w:val="4CDA997E"/>
    <w:numStyleLink w:val="bab0"/>
  </w:abstractNum>
  <w:abstractNum w:abstractNumId="6" w15:restartNumberingAfterBreak="0">
    <w:nsid w:val="16601437"/>
    <w:multiLevelType w:val="multilevel"/>
    <w:tmpl w:val="00B804EC"/>
    <w:numStyleLink w:val="BAB"/>
  </w:abstractNum>
  <w:abstractNum w:abstractNumId="7" w15:restartNumberingAfterBreak="0">
    <w:nsid w:val="1786265E"/>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D4002"/>
    <w:multiLevelType w:val="hybridMultilevel"/>
    <w:tmpl w:val="0B343B46"/>
    <w:lvl w:ilvl="0" w:tplc="08B8F40C">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9"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1CD7305"/>
    <w:multiLevelType w:val="multilevel"/>
    <w:tmpl w:val="E70A1B72"/>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32C1486"/>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3C5D33"/>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4" w15:restartNumberingAfterBreak="0">
    <w:nsid w:val="2D875E93"/>
    <w:multiLevelType w:val="multilevel"/>
    <w:tmpl w:val="4CDA997E"/>
    <w:numStyleLink w:val="bab0"/>
  </w:abstractNum>
  <w:abstractNum w:abstractNumId="15" w15:restartNumberingAfterBreak="0">
    <w:nsid w:val="2E22076E"/>
    <w:multiLevelType w:val="hybridMultilevel"/>
    <w:tmpl w:val="24B21BC8"/>
    <w:lvl w:ilvl="0" w:tplc="D76839CE">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16"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1565EE4"/>
    <w:multiLevelType w:val="hybridMultilevel"/>
    <w:tmpl w:val="D1CC062C"/>
    <w:lvl w:ilvl="0" w:tplc="5C520EB0">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18" w15:restartNumberingAfterBreak="0">
    <w:nsid w:val="39273D86"/>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31549D"/>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11524"/>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47553EBE"/>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8B370B"/>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6E4F56"/>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824CF8"/>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5D3F05"/>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B3664D"/>
    <w:multiLevelType w:val="multilevel"/>
    <w:tmpl w:val="4CDA997E"/>
    <w:numStyleLink w:val="bab0"/>
  </w:abstractNum>
  <w:abstractNum w:abstractNumId="28" w15:restartNumberingAfterBreak="0">
    <w:nsid w:val="6205235D"/>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3C5E30"/>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0B3D45"/>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7719D7"/>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E1DCB"/>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D360749"/>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587555"/>
    <w:multiLevelType w:val="hybridMultilevel"/>
    <w:tmpl w:val="FDDC6CE6"/>
    <w:lvl w:ilvl="0" w:tplc="4816EE28">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6" w15:restartNumberingAfterBreak="0">
    <w:nsid w:val="6E770970"/>
    <w:multiLevelType w:val="multilevel"/>
    <w:tmpl w:val="C6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233C34"/>
    <w:multiLevelType w:val="hybridMultilevel"/>
    <w:tmpl w:val="5D74879A"/>
    <w:lvl w:ilvl="0" w:tplc="4FFE22F4">
      <w:numFmt w:val="bullet"/>
      <w:lvlText w:val="-"/>
      <w:lvlJc w:val="left"/>
      <w:pPr>
        <w:ind w:left="757" w:hanging="360"/>
      </w:pPr>
      <w:rPr>
        <w:rFonts w:ascii="Times New Roman" w:eastAsiaTheme="minorEastAsia" w:hAnsi="Times New Roman" w:cs="Times New Roman" w:hint="default"/>
      </w:rPr>
    </w:lvl>
    <w:lvl w:ilvl="1" w:tplc="38090003" w:tentative="1">
      <w:start w:val="1"/>
      <w:numFmt w:val="bullet"/>
      <w:lvlText w:val="o"/>
      <w:lvlJc w:val="left"/>
      <w:pPr>
        <w:ind w:left="1477" w:hanging="360"/>
      </w:pPr>
      <w:rPr>
        <w:rFonts w:ascii="Courier New" w:hAnsi="Courier New" w:cs="Courier New" w:hint="default"/>
      </w:rPr>
    </w:lvl>
    <w:lvl w:ilvl="2" w:tplc="38090005" w:tentative="1">
      <w:start w:val="1"/>
      <w:numFmt w:val="bullet"/>
      <w:lvlText w:val=""/>
      <w:lvlJc w:val="left"/>
      <w:pPr>
        <w:ind w:left="2197" w:hanging="360"/>
      </w:pPr>
      <w:rPr>
        <w:rFonts w:ascii="Wingdings" w:hAnsi="Wingdings" w:hint="default"/>
      </w:rPr>
    </w:lvl>
    <w:lvl w:ilvl="3" w:tplc="38090001" w:tentative="1">
      <w:start w:val="1"/>
      <w:numFmt w:val="bullet"/>
      <w:lvlText w:val=""/>
      <w:lvlJc w:val="left"/>
      <w:pPr>
        <w:ind w:left="2917" w:hanging="360"/>
      </w:pPr>
      <w:rPr>
        <w:rFonts w:ascii="Symbol" w:hAnsi="Symbol" w:hint="default"/>
      </w:rPr>
    </w:lvl>
    <w:lvl w:ilvl="4" w:tplc="38090003" w:tentative="1">
      <w:start w:val="1"/>
      <w:numFmt w:val="bullet"/>
      <w:lvlText w:val="o"/>
      <w:lvlJc w:val="left"/>
      <w:pPr>
        <w:ind w:left="3637" w:hanging="360"/>
      </w:pPr>
      <w:rPr>
        <w:rFonts w:ascii="Courier New" w:hAnsi="Courier New" w:cs="Courier New" w:hint="default"/>
      </w:rPr>
    </w:lvl>
    <w:lvl w:ilvl="5" w:tplc="38090005" w:tentative="1">
      <w:start w:val="1"/>
      <w:numFmt w:val="bullet"/>
      <w:lvlText w:val=""/>
      <w:lvlJc w:val="left"/>
      <w:pPr>
        <w:ind w:left="4357" w:hanging="360"/>
      </w:pPr>
      <w:rPr>
        <w:rFonts w:ascii="Wingdings" w:hAnsi="Wingdings" w:hint="default"/>
      </w:rPr>
    </w:lvl>
    <w:lvl w:ilvl="6" w:tplc="38090001" w:tentative="1">
      <w:start w:val="1"/>
      <w:numFmt w:val="bullet"/>
      <w:lvlText w:val=""/>
      <w:lvlJc w:val="left"/>
      <w:pPr>
        <w:ind w:left="5077" w:hanging="360"/>
      </w:pPr>
      <w:rPr>
        <w:rFonts w:ascii="Symbol" w:hAnsi="Symbol" w:hint="default"/>
      </w:rPr>
    </w:lvl>
    <w:lvl w:ilvl="7" w:tplc="38090003" w:tentative="1">
      <w:start w:val="1"/>
      <w:numFmt w:val="bullet"/>
      <w:lvlText w:val="o"/>
      <w:lvlJc w:val="left"/>
      <w:pPr>
        <w:ind w:left="5797" w:hanging="360"/>
      </w:pPr>
      <w:rPr>
        <w:rFonts w:ascii="Courier New" w:hAnsi="Courier New" w:cs="Courier New" w:hint="default"/>
      </w:rPr>
    </w:lvl>
    <w:lvl w:ilvl="8" w:tplc="38090005" w:tentative="1">
      <w:start w:val="1"/>
      <w:numFmt w:val="bullet"/>
      <w:lvlText w:val=""/>
      <w:lvlJc w:val="left"/>
      <w:pPr>
        <w:ind w:left="6517" w:hanging="360"/>
      </w:pPr>
      <w:rPr>
        <w:rFonts w:ascii="Wingdings" w:hAnsi="Wingdings" w:hint="default"/>
      </w:rPr>
    </w:lvl>
  </w:abstractNum>
  <w:num w:numId="1" w16cid:durableId="1203789642">
    <w:abstractNumId w:val="33"/>
  </w:num>
  <w:num w:numId="2" w16cid:durableId="1312248535">
    <w:abstractNumId w:val="27"/>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135530693">
    <w:abstractNumId w:val="13"/>
  </w:num>
  <w:num w:numId="4" w16cid:durableId="1086539597">
    <w:abstractNumId w:val="14"/>
  </w:num>
  <w:num w:numId="5" w16cid:durableId="1696810200">
    <w:abstractNumId w:val="9"/>
  </w:num>
  <w:num w:numId="6" w16cid:durableId="1667131491">
    <w:abstractNumId w:val="16"/>
  </w:num>
  <w:num w:numId="7" w16cid:durableId="872813458">
    <w:abstractNumId w:val="5"/>
  </w:num>
  <w:num w:numId="8" w16cid:durableId="1422918265">
    <w:abstractNumId w:val="10"/>
  </w:num>
  <w:num w:numId="9" w16cid:durableId="1582988007">
    <w:abstractNumId w:val="21"/>
  </w:num>
  <w:num w:numId="10" w16cid:durableId="882790752">
    <w:abstractNumId w:val="3"/>
  </w:num>
  <w:num w:numId="11" w16cid:durableId="2008823662">
    <w:abstractNumId w:val="6"/>
  </w:num>
  <w:num w:numId="12" w16cid:durableId="795948893">
    <w:abstractNumId w:val="35"/>
  </w:num>
  <w:num w:numId="13" w16cid:durableId="169372458">
    <w:abstractNumId w:val="8"/>
  </w:num>
  <w:num w:numId="14" w16cid:durableId="377317273">
    <w:abstractNumId w:val="17"/>
  </w:num>
  <w:num w:numId="15" w16cid:durableId="9264952">
    <w:abstractNumId w:val="37"/>
  </w:num>
  <w:num w:numId="16" w16cid:durableId="110903369">
    <w:abstractNumId w:val="19"/>
  </w:num>
  <w:num w:numId="17" w16cid:durableId="995181165">
    <w:abstractNumId w:val="32"/>
  </w:num>
  <w:num w:numId="18" w16cid:durableId="149291943">
    <w:abstractNumId w:val="25"/>
  </w:num>
  <w:num w:numId="19" w16cid:durableId="227348099">
    <w:abstractNumId w:val="18"/>
  </w:num>
  <w:num w:numId="20" w16cid:durableId="811096774">
    <w:abstractNumId w:val="2"/>
  </w:num>
  <w:num w:numId="21" w16cid:durableId="1805153915">
    <w:abstractNumId w:val="24"/>
  </w:num>
  <w:num w:numId="22" w16cid:durableId="1473785568">
    <w:abstractNumId w:val="26"/>
  </w:num>
  <w:num w:numId="23" w16cid:durableId="577789610">
    <w:abstractNumId w:val="34"/>
  </w:num>
  <w:num w:numId="24" w16cid:durableId="149831697">
    <w:abstractNumId w:val="31"/>
  </w:num>
  <w:num w:numId="25" w16cid:durableId="1099133871">
    <w:abstractNumId w:val="30"/>
  </w:num>
  <w:num w:numId="26" w16cid:durableId="1880898183">
    <w:abstractNumId w:val="0"/>
  </w:num>
  <w:num w:numId="27" w16cid:durableId="1528324755">
    <w:abstractNumId w:val="28"/>
  </w:num>
  <w:num w:numId="28" w16cid:durableId="719013346">
    <w:abstractNumId w:val="7"/>
  </w:num>
  <w:num w:numId="29" w16cid:durableId="31810578">
    <w:abstractNumId w:val="11"/>
  </w:num>
  <w:num w:numId="30" w16cid:durableId="883710495">
    <w:abstractNumId w:val="12"/>
  </w:num>
  <w:num w:numId="31" w16cid:durableId="1358626845">
    <w:abstractNumId w:val="4"/>
  </w:num>
  <w:num w:numId="32" w16cid:durableId="1093404393">
    <w:abstractNumId w:val="36"/>
  </w:num>
  <w:num w:numId="33" w16cid:durableId="1475104962">
    <w:abstractNumId w:val="23"/>
  </w:num>
  <w:num w:numId="34" w16cid:durableId="359278540">
    <w:abstractNumId w:val="29"/>
  </w:num>
  <w:num w:numId="35" w16cid:durableId="803036964">
    <w:abstractNumId w:val="20"/>
  </w:num>
  <w:num w:numId="36" w16cid:durableId="932320947">
    <w:abstractNumId w:val="22"/>
  </w:num>
  <w:num w:numId="37" w16cid:durableId="849611909">
    <w:abstractNumId w:val="15"/>
  </w:num>
  <w:num w:numId="38" w16cid:durableId="19838457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ph Marcell Gultom">
    <w15:presenceInfo w15:providerId="AD" w15:userId="S::5025221279@student.its.ac.id::4af29283-dc49-4e7f-939f-be44a5f57d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11F5"/>
    <w:rsid w:val="00015CF6"/>
    <w:rsid w:val="00017879"/>
    <w:rsid w:val="000206B1"/>
    <w:rsid w:val="000225EB"/>
    <w:rsid w:val="000304FB"/>
    <w:rsid w:val="0003336A"/>
    <w:rsid w:val="0003510C"/>
    <w:rsid w:val="000477F1"/>
    <w:rsid w:val="00050CAC"/>
    <w:rsid w:val="00061EF8"/>
    <w:rsid w:val="00063662"/>
    <w:rsid w:val="000665D6"/>
    <w:rsid w:val="00067946"/>
    <w:rsid w:val="00086AE8"/>
    <w:rsid w:val="000920FF"/>
    <w:rsid w:val="00094BCE"/>
    <w:rsid w:val="000B1303"/>
    <w:rsid w:val="000B1860"/>
    <w:rsid w:val="000B33EB"/>
    <w:rsid w:val="000B50CB"/>
    <w:rsid w:val="000B7310"/>
    <w:rsid w:val="000C2B62"/>
    <w:rsid w:val="000D3F7F"/>
    <w:rsid w:val="000F1B9D"/>
    <w:rsid w:val="000F6FEF"/>
    <w:rsid w:val="000F7030"/>
    <w:rsid w:val="0010437C"/>
    <w:rsid w:val="00115443"/>
    <w:rsid w:val="0011604D"/>
    <w:rsid w:val="00117A41"/>
    <w:rsid w:val="00121B37"/>
    <w:rsid w:val="0012616A"/>
    <w:rsid w:val="00136900"/>
    <w:rsid w:val="00140C64"/>
    <w:rsid w:val="00157CBE"/>
    <w:rsid w:val="001639D2"/>
    <w:rsid w:val="00166B99"/>
    <w:rsid w:val="001764DB"/>
    <w:rsid w:val="0017678C"/>
    <w:rsid w:val="001865F9"/>
    <w:rsid w:val="001924E3"/>
    <w:rsid w:val="0019274B"/>
    <w:rsid w:val="001A48CB"/>
    <w:rsid w:val="001A6ADB"/>
    <w:rsid w:val="001A7A47"/>
    <w:rsid w:val="001B27E3"/>
    <w:rsid w:val="001B38E5"/>
    <w:rsid w:val="001B69C8"/>
    <w:rsid w:val="001D0166"/>
    <w:rsid w:val="001E3F23"/>
    <w:rsid w:val="0020024D"/>
    <w:rsid w:val="002006AB"/>
    <w:rsid w:val="00203D7D"/>
    <w:rsid w:val="00205920"/>
    <w:rsid w:val="002059C5"/>
    <w:rsid w:val="00220BD3"/>
    <w:rsid w:val="00224E0B"/>
    <w:rsid w:val="00232C20"/>
    <w:rsid w:val="0023590E"/>
    <w:rsid w:val="00236310"/>
    <w:rsid w:val="002443C2"/>
    <w:rsid w:val="00260652"/>
    <w:rsid w:val="00264880"/>
    <w:rsid w:val="002657C1"/>
    <w:rsid w:val="00270F80"/>
    <w:rsid w:val="00273156"/>
    <w:rsid w:val="0027686E"/>
    <w:rsid w:val="002850C5"/>
    <w:rsid w:val="00287158"/>
    <w:rsid w:val="00291FE2"/>
    <w:rsid w:val="00293534"/>
    <w:rsid w:val="002A39DE"/>
    <w:rsid w:val="002A5013"/>
    <w:rsid w:val="002A7B43"/>
    <w:rsid w:val="002B205C"/>
    <w:rsid w:val="002C19C6"/>
    <w:rsid w:val="002C3FAC"/>
    <w:rsid w:val="002C51EA"/>
    <w:rsid w:val="002C6122"/>
    <w:rsid w:val="002C6B44"/>
    <w:rsid w:val="002D1CB3"/>
    <w:rsid w:val="002D6123"/>
    <w:rsid w:val="002D7775"/>
    <w:rsid w:val="002E625D"/>
    <w:rsid w:val="002E7E2D"/>
    <w:rsid w:val="002F66D0"/>
    <w:rsid w:val="00301303"/>
    <w:rsid w:val="00307979"/>
    <w:rsid w:val="00310562"/>
    <w:rsid w:val="00314313"/>
    <w:rsid w:val="0032080C"/>
    <w:rsid w:val="00335D44"/>
    <w:rsid w:val="00341A0F"/>
    <w:rsid w:val="00342689"/>
    <w:rsid w:val="003443D2"/>
    <w:rsid w:val="00347507"/>
    <w:rsid w:val="00361843"/>
    <w:rsid w:val="00362F0C"/>
    <w:rsid w:val="0036343A"/>
    <w:rsid w:val="00363B7C"/>
    <w:rsid w:val="00364983"/>
    <w:rsid w:val="00366DC6"/>
    <w:rsid w:val="003677B0"/>
    <w:rsid w:val="00376F5C"/>
    <w:rsid w:val="00383283"/>
    <w:rsid w:val="003866BA"/>
    <w:rsid w:val="003A5665"/>
    <w:rsid w:val="003B25AC"/>
    <w:rsid w:val="003C107C"/>
    <w:rsid w:val="003C2D1C"/>
    <w:rsid w:val="003C536B"/>
    <w:rsid w:val="003C5825"/>
    <w:rsid w:val="003C7B0E"/>
    <w:rsid w:val="003D3C6D"/>
    <w:rsid w:val="003D4097"/>
    <w:rsid w:val="003D58EB"/>
    <w:rsid w:val="003D7CF6"/>
    <w:rsid w:val="003E1254"/>
    <w:rsid w:val="003E1447"/>
    <w:rsid w:val="003E286F"/>
    <w:rsid w:val="003F07BB"/>
    <w:rsid w:val="00406992"/>
    <w:rsid w:val="00406FCF"/>
    <w:rsid w:val="00412A5B"/>
    <w:rsid w:val="00420569"/>
    <w:rsid w:val="00421D9C"/>
    <w:rsid w:val="0042276C"/>
    <w:rsid w:val="004238BF"/>
    <w:rsid w:val="00425EAF"/>
    <w:rsid w:val="0043057B"/>
    <w:rsid w:val="004309D2"/>
    <w:rsid w:val="00434190"/>
    <w:rsid w:val="00436269"/>
    <w:rsid w:val="00437EAE"/>
    <w:rsid w:val="00441DC7"/>
    <w:rsid w:val="00444D55"/>
    <w:rsid w:val="00452B7C"/>
    <w:rsid w:val="00455BA8"/>
    <w:rsid w:val="00457C05"/>
    <w:rsid w:val="00471BBB"/>
    <w:rsid w:val="0047285E"/>
    <w:rsid w:val="004879CB"/>
    <w:rsid w:val="004A7E94"/>
    <w:rsid w:val="004B423C"/>
    <w:rsid w:val="004C68A4"/>
    <w:rsid w:val="004C7391"/>
    <w:rsid w:val="004D5855"/>
    <w:rsid w:val="004D60DD"/>
    <w:rsid w:val="004E288C"/>
    <w:rsid w:val="004E3B61"/>
    <w:rsid w:val="004E760E"/>
    <w:rsid w:val="004E7A84"/>
    <w:rsid w:val="004E7F97"/>
    <w:rsid w:val="004F5A59"/>
    <w:rsid w:val="004F5F50"/>
    <w:rsid w:val="005057CF"/>
    <w:rsid w:val="00507A21"/>
    <w:rsid w:val="00510BF9"/>
    <w:rsid w:val="005149EF"/>
    <w:rsid w:val="005150FB"/>
    <w:rsid w:val="00515E1B"/>
    <w:rsid w:val="0051685B"/>
    <w:rsid w:val="005233D8"/>
    <w:rsid w:val="00533120"/>
    <w:rsid w:val="00534449"/>
    <w:rsid w:val="005406AB"/>
    <w:rsid w:val="005443CC"/>
    <w:rsid w:val="00551FA3"/>
    <w:rsid w:val="005542FE"/>
    <w:rsid w:val="005622BD"/>
    <w:rsid w:val="0056692E"/>
    <w:rsid w:val="0059117A"/>
    <w:rsid w:val="005940B1"/>
    <w:rsid w:val="00596120"/>
    <w:rsid w:val="005A1170"/>
    <w:rsid w:val="005A1667"/>
    <w:rsid w:val="005A6C95"/>
    <w:rsid w:val="005B073B"/>
    <w:rsid w:val="005B1F56"/>
    <w:rsid w:val="005B63E4"/>
    <w:rsid w:val="005C1EAB"/>
    <w:rsid w:val="005C330F"/>
    <w:rsid w:val="005E00ED"/>
    <w:rsid w:val="005E7C22"/>
    <w:rsid w:val="005F0727"/>
    <w:rsid w:val="005F1DA6"/>
    <w:rsid w:val="005F787B"/>
    <w:rsid w:val="00611A67"/>
    <w:rsid w:val="00617E6A"/>
    <w:rsid w:val="00623692"/>
    <w:rsid w:val="00627A84"/>
    <w:rsid w:val="006334CB"/>
    <w:rsid w:val="0064484E"/>
    <w:rsid w:val="006456A7"/>
    <w:rsid w:val="00647D56"/>
    <w:rsid w:val="00651A86"/>
    <w:rsid w:val="00655650"/>
    <w:rsid w:val="00662C02"/>
    <w:rsid w:val="00667CD4"/>
    <w:rsid w:val="006719AB"/>
    <w:rsid w:val="006827D7"/>
    <w:rsid w:val="0069182D"/>
    <w:rsid w:val="00692CFE"/>
    <w:rsid w:val="006971FE"/>
    <w:rsid w:val="006C1302"/>
    <w:rsid w:val="006C55C8"/>
    <w:rsid w:val="006C74FA"/>
    <w:rsid w:val="006E0FE4"/>
    <w:rsid w:val="006E1F06"/>
    <w:rsid w:val="006E5922"/>
    <w:rsid w:val="00700E6B"/>
    <w:rsid w:val="007044BD"/>
    <w:rsid w:val="00712569"/>
    <w:rsid w:val="00722F06"/>
    <w:rsid w:val="00722F1B"/>
    <w:rsid w:val="00730246"/>
    <w:rsid w:val="007322C0"/>
    <w:rsid w:val="007367C4"/>
    <w:rsid w:val="007456D2"/>
    <w:rsid w:val="00746CE8"/>
    <w:rsid w:val="0075041D"/>
    <w:rsid w:val="007650A6"/>
    <w:rsid w:val="00774D4A"/>
    <w:rsid w:val="00782E3F"/>
    <w:rsid w:val="00783113"/>
    <w:rsid w:val="00784794"/>
    <w:rsid w:val="00787633"/>
    <w:rsid w:val="00794A81"/>
    <w:rsid w:val="0079710F"/>
    <w:rsid w:val="007A3550"/>
    <w:rsid w:val="007B52E4"/>
    <w:rsid w:val="007C238E"/>
    <w:rsid w:val="007C4A6E"/>
    <w:rsid w:val="007D0741"/>
    <w:rsid w:val="007D7EA0"/>
    <w:rsid w:val="007E0F73"/>
    <w:rsid w:val="007E1F77"/>
    <w:rsid w:val="007E47AC"/>
    <w:rsid w:val="007F1655"/>
    <w:rsid w:val="00800855"/>
    <w:rsid w:val="00805C89"/>
    <w:rsid w:val="00805F71"/>
    <w:rsid w:val="008164F4"/>
    <w:rsid w:val="00817191"/>
    <w:rsid w:val="0082545A"/>
    <w:rsid w:val="0082586E"/>
    <w:rsid w:val="00825AB5"/>
    <w:rsid w:val="00833356"/>
    <w:rsid w:val="00836BE9"/>
    <w:rsid w:val="00840D42"/>
    <w:rsid w:val="00842900"/>
    <w:rsid w:val="00842B87"/>
    <w:rsid w:val="008438C1"/>
    <w:rsid w:val="00853DAA"/>
    <w:rsid w:val="00865033"/>
    <w:rsid w:val="008742D5"/>
    <w:rsid w:val="0089430C"/>
    <w:rsid w:val="00895A81"/>
    <w:rsid w:val="008B0F49"/>
    <w:rsid w:val="008B1B1E"/>
    <w:rsid w:val="008B1EBD"/>
    <w:rsid w:val="008B54CE"/>
    <w:rsid w:val="008C0AAF"/>
    <w:rsid w:val="008D67D5"/>
    <w:rsid w:val="008E1AEB"/>
    <w:rsid w:val="008E6EB7"/>
    <w:rsid w:val="008F23DE"/>
    <w:rsid w:val="008F56DB"/>
    <w:rsid w:val="008F64FC"/>
    <w:rsid w:val="00900912"/>
    <w:rsid w:val="00901E8A"/>
    <w:rsid w:val="0090379E"/>
    <w:rsid w:val="009249E9"/>
    <w:rsid w:val="00927F61"/>
    <w:rsid w:val="00937717"/>
    <w:rsid w:val="00943487"/>
    <w:rsid w:val="00945A57"/>
    <w:rsid w:val="00952C07"/>
    <w:rsid w:val="00952D11"/>
    <w:rsid w:val="009549EC"/>
    <w:rsid w:val="0095705E"/>
    <w:rsid w:val="009607A7"/>
    <w:rsid w:val="009626E1"/>
    <w:rsid w:val="009644AC"/>
    <w:rsid w:val="0096505F"/>
    <w:rsid w:val="009672A4"/>
    <w:rsid w:val="009742C7"/>
    <w:rsid w:val="00981143"/>
    <w:rsid w:val="00983B8A"/>
    <w:rsid w:val="0098478D"/>
    <w:rsid w:val="00986048"/>
    <w:rsid w:val="00991782"/>
    <w:rsid w:val="00996C71"/>
    <w:rsid w:val="009A0226"/>
    <w:rsid w:val="009A0F81"/>
    <w:rsid w:val="009A119A"/>
    <w:rsid w:val="009B1395"/>
    <w:rsid w:val="009B1C4F"/>
    <w:rsid w:val="009B52B1"/>
    <w:rsid w:val="00A02DCF"/>
    <w:rsid w:val="00A04217"/>
    <w:rsid w:val="00A04AAF"/>
    <w:rsid w:val="00A052C1"/>
    <w:rsid w:val="00A07B52"/>
    <w:rsid w:val="00A234A4"/>
    <w:rsid w:val="00A259E9"/>
    <w:rsid w:val="00A26F91"/>
    <w:rsid w:val="00A27F3A"/>
    <w:rsid w:val="00A3388A"/>
    <w:rsid w:val="00A33B1A"/>
    <w:rsid w:val="00A358C2"/>
    <w:rsid w:val="00A65876"/>
    <w:rsid w:val="00A72D13"/>
    <w:rsid w:val="00A765CA"/>
    <w:rsid w:val="00A80FF7"/>
    <w:rsid w:val="00A925F6"/>
    <w:rsid w:val="00A94291"/>
    <w:rsid w:val="00AA14C3"/>
    <w:rsid w:val="00AA75D7"/>
    <w:rsid w:val="00AB1024"/>
    <w:rsid w:val="00AB5395"/>
    <w:rsid w:val="00AC0D06"/>
    <w:rsid w:val="00AC10C9"/>
    <w:rsid w:val="00AC5AAD"/>
    <w:rsid w:val="00AE0DB5"/>
    <w:rsid w:val="00AE24EA"/>
    <w:rsid w:val="00AE5239"/>
    <w:rsid w:val="00AF73AB"/>
    <w:rsid w:val="00B15CCC"/>
    <w:rsid w:val="00B1604D"/>
    <w:rsid w:val="00B20686"/>
    <w:rsid w:val="00B21A41"/>
    <w:rsid w:val="00B33ABE"/>
    <w:rsid w:val="00B42E03"/>
    <w:rsid w:val="00B43BF1"/>
    <w:rsid w:val="00B50403"/>
    <w:rsid w:val="00B5069D"/>
    <w:rsid w:val="00B56431"/>
    <w:rsid w:val="00B7086E"/>
    <w:rsid w:val="00B73812"/>
    <w:rsid w:val="00B80AA8"/>
    <w:rsid w:val="00B9139C"/>
    <w:rsid w:val="00BA5D11"/>
    <w:rsid w:val="00BA7C33"/>
    <w:rsid w:val="00BC2402"/>
    <w:rsid w:val="00BC4D5D"/>
    <w:rsid w:val="00BD044D"/>
    <w:rsid w:val="00BD4947"/>
    <w:rsid w:val="00BD5A0B"/>
    <w:rsid w:val="00BD604A"/>
    <w:rsid w:val="00BF348E"/>
    <w:rsid w:val="00C01558"/>
    <w:rsid w:val="00C02D24"/>
    <w:rsid w:val="00C21AC6"/>
    <w:rsid w:val="00C41703"/>
    <w:rsid w:val="00C41B66"/>
    <w:rsid w:val="00C420AF"/>
    <w:rsid w:val="00C426A6"/>
    <w:rsid w:val="00C625B7"/>
    <w:rsid w:val="00C65E12"/>
    <w:rsid w:val="00C70D5E"/>
    <w:rsid w:val="00CB0081"/>
    <w:rsid w:val="00CB31A8"/>
    <w:rsid w:val="00CD5FC8"/>
    <w:rsid w:val="00CD687B"/>
    <w:rsid w:val="00CD71BA"/>
    <w:rsid w:val="00CD7A34"/>
    <w:rsid w:val="00CE0AD2"/>
    <w:rsid w:val="00CF36D2"/>
    <w:rsid w:val="00CF3B32"/>
    <w:rsid w:val="00CF591F"/>
    <w:rsid w:val="00D03B19"/>
    <w:rsid w:val="00D04230"/>
    <w:rsid w:val="00D0538D"/>
    <w:rsid w:val="00D16B6E"/>
    <w:rsid w:val="00D21FD9"/>
    <w:rsid w:val="00D274C3"/>
    <w:rsid w:val="00D3094E"/>
    <w:rsid w:val="00D31196"/>
    <w:rsid w:val="00D3139F"/>
    <w:rsid w:val="00D32427"/>
    <w:rsid w:val="00D32E96"/>
    <w:rsid w:val="00D33333"/>
    <w:rsid w:val="00D34BF4"/>
    <w:rsid w:val="00D545F7"/>
    <w:rsid w:val="00D55C3A"/>
    <w:rsid w:val="00D572A3"/>
    <w:rsid w:val="00D578B1"/>
    <w:rsid w:val="00D85A83"/>
    <w:rsid w:val="00D86454"/>
    <w:rsid w:val="00D94F02"/>
    <w:rsid w:val="00D95931"/>
    <w:rsid w:val="00DA40DB"/>
    <w:rsid w:val="00DB6DF2"/>
    <w:rsid w:val="00DC09BA"/>
    <w:rsid w:val="00DD2937"/>
    <w:rsid w:val="00DD39C4"/>
    <w:rsid w:val="00DD7EBD"/>
    <w:rsid w:val="00DE6396"/>
    <w:rsid w:val="00E03CA9"/>
    <w:rsid w:val="00E0700F"/>
    <w:rsid w:val="00E11172"/>
    <w:rsid w:val="00E13FD7"/>
    <w:rsid w:val="00E23FFE"/>
    <w:rsid w:val="00E35AB2"/>
    <w:rsid w:val="00E421D2"/>
    <w:rsid w:val="00E45D34"/>
    <w:rsid w:val="00E532A8"/>
    <w:rsid w:val="00E56991"/>
    <w:rsid w:val="00E61E7A"/>
    <w:rsid w:val="00E7109E"/>
    <w:rsid w:val="00E71DBC"/>
    <w:rsid w:val="00E94F78"/>
    <w:rsid w:val="00EA3311"/>
    <w:rsid w:val="00EB49DE"/>
    <w:rsid w:val="00EC2315"/>
    <w:rsid w:val="00EC3231"/>
    <w:rsid w:val="00EC4A47"/>
    <w:rsid w:val="00ED2274"/>
    <w:rsid w:val="00ED288B"/>
    <w:rsid w:val="00EE2BF3"/>
    <w:rsid w:val="00EE4F21"/>
    <w:rsid w:val="00EE540E"/>
    <w:rsid w:val="00EF2470"/>
    <w:rsid w:val="00EF4C03"/>
    <w:rsid w:val="00F02319"/>
    <w:rsid w:val="00F07BD1"/>
    <w:rsid w:val="00F1604B"/>
    <w:rsid w:val="00F36DD5"/>
    <w:rsid w:val="00F427E4"/>
    <w:rsid w:val="00F54D62"/>
    <w:rsid w:val="00F64C58"/>
    <w:rsid w:val="00F8652A"/>
    <w:rsid w:val="00F86D88"/>
    <w:rsid w:val="00FD419B"/>
    <w:rsid w:val="00FE0A01"/>
    <w:rsid w:val="00FE5346"/>
    <w:rsid w:val="00FF06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17F07FCC-4EA7-43B1-ACF5-45F0B587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8C1"/>
    <w:pPr>
      <w:ind w:firstLine="397"/>
      <w:jc w:val="both"/>
    </w:pPr>
    <w:rPr>
      <w:rFonts w:ascii="Times New Roman" w:hAnsi="Times New Roman"/>
      <w:sz w:val="24"/>
    </w:rPr>
  </w:style>
  <w:style w:type="paragraph" w:styleId="Heading1">
    <w:name w:val="heading 1"/>
    <w:basedOn w:val="Normal"/>
    <w:next w:val="Normal"/>
    <w:link w:val="Heading1Ch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rsid w:val="003475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47507"/>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paragraph" w:styleId="NormalWeb">
    <w:name w:val="Normal (Web)"/>
    <w:basedOn w:val="Normal"/>
    <w:uiPriority w:val="99"/>
    <w:unhideWhenUsed/>
    <w:rsid w:val="00B1604D"/>
    <w:pPr>
      <w:spacing w:before="100" w:beforeAutospacing="1" w:after="100" w:afterAutospacing="1" w:line="240" w:lineRule="auto"/>
      <w:ind w:firstLine="0"/>
      <w:jc w:val="left"/>
    </w:pPr>
    <w:rPr>
      <w:rFonts w:eastAsia="Times New Roman" w:cs="Times New Roman"/>
      <w:szCs w:val="24"/>
      <w:lang w:val="en-ID" w:eastAsia="en-ID"/>
    </w:rPr>
  </w:style>
  <w:style w:type="paragraph" w:styleId="Bibliography">
    <w:name w:val="Bibliography"/>
    <w:basedOn w:val="Normal"/>
    <w:next w:val="Normal"/>
    <w:uiPriority w:val="37"/>
    <w:unhideWhenUsed/>
    <w:rsid w:val="00BC2402"/>
  </w:style>
  <w:style w:type="paragraph" w:customStyle="1" w:styleId="font-claude-response-body">
    <w:name w:val="font-claude-response-body"/>
    <w:basedOn w:val="Normal"/>
    <w:rsid w:val="002C19C6"/>
    <w:pPr>
      <w:spacing w:before="100" w:beforeAutospacing="1" w:after="100" w:afterAutospacing="1" w:line="240" w:lineRule="auto"/>
      <w:ind w:firstLine="0"/>
      <w:jc w:val="left"/>
    </w:pPr>
    <w:rPr>
      <w:rFonts w:eastAsia="Times New Roman" w:cs="Times New Roman"/>
      <w:szCs w:val="24"/>
      <w:lang w:val="en-ID" w:eastAsia="en-ID"/>
    </w:rPr>
  </w:style>
  <w:style w:type="character" w:styleId="Strong">
    <w:name w:val="Strong"/>
    <w:basedOn w:val="DefaultParagraphFont"/>
    <w:uiPriority w:val="22"/>
    <w:qFormat/>
    <w:rsid w:val="002C19C6"/>
    <w:rPr>
      <w:b/>
      <w:bCs/>
    </w:rPr>
  </w:style>
  <w:style w:type="character" w:styleId="PlaceholderText">
    <w:name w:val="Placeholder Text"/>
    <w:basedOn w:val="DefaultParagraphFont"/>
    <w:uiPriority w:val="99"/>
    <w:semiHidden/>
    <w:rsid w:val="006334CB"/>
    <w:rPr>
      <w:color w:val="666666"/>
    </w:rPr>
  </w:style>
  <w:style w:type="character" w:styleId="Emphasis">
    <w:name w:val="Emphasis"/>
    <w:basedOn w:val="DefaultParagraphFont"/>
    <w:uiPriority w:val="20"/>
    <w:qFormat/>
    <w:rsid w:val="00840D42"/>
    <w:rPr>
      <w:i/>
      <w:iCs/>
    </w:rPr>
  </w:style>
  <w:style w:type="character" w:customStyle="1" w:styleId="inline-flex">
    <w:name w:val="inline-flex"/>
    <w:basedOn w:val="DefaultParagraphFont"/>
    <w:rsid w:val="00444D55"/>
  </w:style>
  <w:style w:type="character" w:customStyle="1" w:styleId="text-nowrap">
    <w:name w:val="text-nowrap"/>
    <w:basedOn w:val="DefaultParagraphFont"/>
    <w:rsid w:val="00444D55"/>
  </w:style>
  <w:style w:type="character" w:styleId="UnresolvedMention">
    <w:name w:val="Unresolved Mention"/>
    <w:basedOn w:val="DefaultParagraphFont"/>
    <w:uiPriority w:val="99"/>
    <w:semiHidden/>
    <w:unhideWhenUsed/>
    <w:rsid w:val="00A27F3A"/>
    <w:rPr>
      <w:color w:val="605E5C"/>
      <w:shd w:val="clear" w:color="auto" w:fill="E1DFDD"/>
    </w:rPr>
  </w:style>
  <w:style w:type="character" w:styleId="FollowedHyperlink">
    <w:name w:val="FollowedHyperlink"/>
    <w:basedOn w:val="DefaultParagraphFont"/>
    <w:uiPriority w:val="99"/>
    <w:semiHidden/>
    <w:unhideWhenUsed/>
    <w:rsid w:val="00A27F3A"/>
    <w:rPr>
      <w:color w:val="954F72" w:themeColor="followedHyperlink"/>
      <w:u w:val="single"/>
    </w:rPr>
  </w:style>
  <w:style w:type="paragraph" w:styleId="TOC3">
    <w:name w:val="toc 3"/>
    <w:basedOn w:val="Normal"/>
    <w:next w:val="Normal"/>
    <w:autoRedefine/>
    <w:uiPriority w:val="39"/>
    <w:unhideWhenUsed/>
    <w:rsid w:val="004879CB"/>
    <w:pPr>
      <w:spacing w:after="100"/>
      <w:ind w:left="480"/>
    </w:pPr>
  </w:style>
  <w:style w:type="character" w:styleId="HTMLCode">
    <w:name w:val="HTML Code"/>
    <w:basedOn w:val="DefaultParagraphFont"/>
    <w:uiPriority w:val="99"/>
    <w:semiHidden/>
    <w:unhideWhenUsed/>
    <w:rsid w:val="00140C64"/>
    <w:rPr>
      <w:rFonts w:ascii="Courier New" w:eastAsia="Times New Roman" w:hAnsi="Courier New" w:cs="Courier New"/>
      <w:sz w:val="20"/>
      <w:szCs w:val="20"/>
    </w:rPr>
  </w:style>
  <w:style w:type="paragraph" w:styleId="Revision">
    <w:name w:val="Revision"/>
    <w:hidden/>
    <w:uiPriority w:val="99"/>
    <w:semiHidden/>
    <w:rsid w:val="004F5F50"/>
    <w:pPr>
      <w:spacing w:after="0" w:line="240" w:lineRule="auto"/>
    </w:pPr>
    <w:rPr>
      <w:rFonts w:ascii="Times New Roman" w:hAnsi="Times New Roman"/>
      <w:sz w:val="24"/>
    </w:rPr>
  </w:style>
  <w:style w:type="paragraph" w:styleId="Caption">
    <w:name w:val="caption"/>
    <w:basedOn w:val="Normal"/>
    <w:next w:val="Normal"/>
    <w:uiPriority w:val="35"/>
    <w:unhideWhenUsed/>
    <w:qFormat/>
    <w:rsid w:val="008F23D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F23D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7457">
      <w:bodyDiv w:val="1"/>
      <w:marLeft w:val="0"/>
      <w:marRight w:val="0"/>
      <w:marTop w:val="0"/>
      <w:marBottom w:val="0"/>
      <w:divBdr>
        <w:top w:val="none" w:sz="0" w:space="0" w:color="auto"/>
        <w:left w:val="none" w:sz="0" w:space="0" w:color="auto"/>
        <w:bottom w:val="none" w:sz="0" w:space="0" w:color="auto"/>
        <w:right w:val="none" w:sz="0" w:space="0" w:color="auto"/>
      </w:divBdr>
    </w:div>
    <w:div w:id="10686076">
      <w:bodyDiv w:val="1"/>
      <w:marLeft w:val="0"/>
      <w:marRight w:val="0"/>
      <w:marTop w:val="0"/>
      <w:marBottom w:val="0"/>
      <w:divBdr>
        <w:top w:val="none" w:sz="0" w:space="0" w:color="auto"/>
        <w:left w:val="none" w:sz="0" w:space="0" w:color="auto"/>
        <w:bottom w:val="none" w:sz="0" w:space="0" w:color="auto"/>
        <w:right w:val="none" w:sz="0" w:space="0" w:color="auto"/>
      </w:divBdr>
    </w:div>
    <w:div w:id="12535169">
      <w:bodyDiv w:val="1"/>
      <w:marLeft w:val="0"/>
      <w:marRight w:val="0"/>
      <w:marTop w:val="0"/>
      <w:marBottom w:val="0"/>
      <w:divBdr>
        <w:top w:val="none" w:sz="0" w:space="0" w:color="auto"/>
        <w:left w:val="none" w:sz="0" w:space="0" w:color="auto"/>
        <w:bottom w:val="none" w:sz="0" w:space="0" w:color="auto"/>
        <w:right w:val="none" w:sz="0" w:space="0" w:color="auto"/>
      </w:divBdr>
    </w:div>
    <w:div w:id="15666815">
      <w:bodyDiv w:val="1"/>
      <w:marLeft w:val="0"/>
      <w:marRight w:val="0"/>
      <w:marTop w:val="0"/>
      <w:marBottom w:val="0"/>
      <w:divBdr>
        <w:top w:val="none" w:sz="0" w:space="0" w:color="auto"/>
        <w:left w:val="none" w:sz="0" w:space="0" w:color="auto"/>
        <w:bottom w:val="none" w:sz="0" w:space="0" w:color="auto"/>
        <w:right w:val="none" w:sz="0" w:space="0" w:color="auto"/>
      </w:divBdr>
    </w:div>
    <w:div w:id="16349260">
      <w:bodyDiv w:val="1"/>
      <w:marLeft w:val="0"/>
      <w:marRight w:val="0"/>
      <w:marTop w:val="0"/>
      <w:marBottom w:val="0"/>
      <w:divBdr>
        <w:top w:val="none" w:sz="0" w:space="0" w:color="auto"/>
        <w:left w:val="none" w:sz="0" w:space="0" w:color="auto"/>
        <w:bottom w:val="none" w:sz="0" w:space="0" w:color="auto"/>
        <w:right w:val="none" w:sz="0" w:space="0" w:color="auto"/>
      </w:divBdr>
    </w:div>
    <w:div w:id="21129452">
      <w:bodyDiv w:val="1"/>
      <w:marLeft w:val="0"/>
      <w:marRight w:val="0"/>
      <w:marTop w:val="0"/>
      <w:marBottom w:val="0"/>
      <w:divBdr>
        <w:top w:val="none" w:sz="0" w:space="0" w:color="auto"/>
        <w:left w:val="none" w:sz="0" w:space="0" w:color="auto"/>
        <w:bottom w:val="none" w:sz="0" w:space="0" w:color="auto"/>
        <w:right w:val="none" w:sz="0" w:space="0" w:color="auto"/>
      </w:divBdr>
    </w:div>
    <w:div w:id="24645907">
      <w:bodyDiv w:val="1"/>
      <w:marLeft w:val="0"/>
      <w:marRight w:val="0"/>
      <w:marTop w:val="0"/>
      <w:marBottom w:val="0"/>
      <w:divBdr>
        <w:top w:val="none" w:sz="0" w:space="0" w:color="auto"/>
        <w:left w:val="none" w:sz="0" w:space="0" w:color="auto"/>
        <w:bottom w:val="none" w:sz="0" w:space="0" w:color="auto"/>
        <w:right w:val="none" w:sz="0" w:space="0" w:color="auto"/>
      </w:divBdr>
    </w:div>
    <w:div w:id="28067063">
      <w:bodyDiv w:val="1"/>
      <w:marLeft w:val="0"/>
      <w:marRight w:val="0"/>
      <w:marTop w:val="0"/>
      <w:marBottom w:val="0"/>
      <w:divBdr>
        <w:top w:val="none" w:sz="0" w:space="0" w:color="auto"/>
        <w:left w:val="none" w:sz="0" w:space="0" w:color="auto"/>
        <w:bottom w:val="none" w:sz="0" w:space="0" w:color="auto"/>
        <w:right w:val="none" w:sz="0" w:space="0" w:color="auto"/>
      </w:divBdr>
    </w:div>
    <w:div w:id="33233150">
      <w:bodyDiv w:val="1"/>
      <w:marLeft w:val="0"/>
      <w:marRight w:val="0"/>
      <w:marTop w:val="0"/>
      <w:marBottom w:val="0"/>
      <w:divBdr>
        <w:top w:val="none" w:sz="0" w:space="0" w:color="auto"/>
        <w:left w:val="none" w:sz="0" w:space="0" w:color="auto"/>
        <w:bottom w:val="none" w:sz="0" w:space="0" w:color="auto"/>
        <w:right w:val="none" w:sz="0" w:space="0" w:color="auto"/>
      </w:divBdr>
    </w:div>
    <w:div w:id="35469956">
      <w:bodyDiv w:val="1"/>
      <w:marLeft w:val="0"/>
      <w:marRight w:val="0"/>
      <w:marTop w:val="0"/>
      <w:marBottom w:val="0"/>
      <w:divBdr>
        <w:top w:val="none" w:sz="0" w:space="0" w:color="auto"/>
        <w:left w:val="none" w:sz="0" w:space="0" w:color="auto"/>
        <w:bottom w:val="none" w:sz="0" w:space="0" w:color="auto"/>
        <w:right w:val="none" w:sz="0" w:space="0" w:color="auto"/>
      </w:divBdr>
    </w:div>
    <w:div w:id="35934236">
      <w:bodyDiv w:val="1"/>
      <w:marLeft w:val="0"/>
      <w:marRight w:val="0"/>
      <w:marTop w:val="0"/>
      <w:marBottom w:val="0"/>
      <w:divBdr>
        <w:top w:val="none" w:sz="0" w:space="0" w:color="auto"/>
        <w:left w:val="none" w:sz="0" w:space="0" w:color="auto"/>
        <w:bottom w:val="none" w:sz="0" w:space="0" w:color="auto"/>
        <w:right w:val="none" w:sz="0" w:space="0" w:color="auto"/>
      </w:divBdr>
    </w:div>
    <w:div w:id="47806770">
      <w:bodyDiv w:val="1"/>
      <w:marLeft w:val="0"/>
      <w:marRight w:val="0"/>
      <w:marTop w:val="0"/>
      <w:marBottom w:val="0"/>
      <w:divBdr>
        <w:top w:val="none" w:sz="0" w:space="0" w:color="auto"/>
        <w:left w:val="none" w:sz="0" w:space="0" w:color="auto"/>
        <w:bottom w:val="none" w:sz="0" w:space="0" w:color="auto"/>
        <w:right w:val="none" w:sz="0" w:space="0" w:color="auto"/>
      </w:divBdr>
    </w:div>
    <w:div w:id="51542895">
      <w:bodyDiv w:val="1"/>
      <w:marLeft w:val="0"/>
      <w:marRight w:val="0"/>
      <w:marTop w:val="0"/>
      <w:marBottom w:val="0"/>
      <w:divBdr>
        <w:top w:val="none" w:sz="0" w:space="0" w:color="auto"/>
        <w:left w:val="none" w:sz="0" w:space="0" w:color="auto"/>
        <w:bottom w:val="none" w:sz="0" w:space="0" w:color="auto"/>
        <w:right w:val="none" w:sz="0" w:space="0" w:color="auto"/>
      </w:divBdr>
    </w:div>
    <w:div w:id="52773977">
      <w:bodyDiv w:val="1"/>
      <w:marLeft w:val="0"/>
      <w:marRight w:val="0"/>
      <w:marTop w:val="0"/>
      <w:marBottom w:val="0"/>
      <w:divBdr>
        <w:top w:val="none" w:sz="0" w:space="0" w:color="auto"/>
        <w:left w:val="none" w:sz="0" w:space="0" w:color="auto"/>
        <w:bottom w:val="none" w:sz="0" w:space="0" w:color="auto"/>
        <w:right w:val="none" w:sz="0" w:space="0" w:color="auto"/>
      </w:divBdr>
    </w:div>
    <w:div w:id="53430620">
      <w:bodyDiv w:val="1"/>
      <w:marLeft w:val="0"/>
      <w:marRight w:val="0"/>
      <w:marTop w:val="0"/>
      <w:marBottom w:val="0"/>
      <w:divBdr>
        <w:top w:val="none" w:sz="0" w:space="0" w:color="auto"/>
        <w:left w:val="none" w:sz="0" w:space="0" w:color="auto"/>
        <w:bottom w:val="none" w:sz="0" w:space="0" w:color="auto"/>
        <w:right w:val="none" w:sz="0" w:space="0" w:color="auto"/>
      </w:divBdr>
    </w:div>
    <w:div w:id="53554079">
      <w:bodyDiv w:val="1"/>
      <w:marLeft w:val="0"/>
      <w:marRight w:val="0"/>
      <w:marTop w:val="0"/>
      <w:marBottom w:val="0"/>
      <w:divBdr>
        <w:top w:val="none" w:sz="0" w:space="0" w:color="auto"/>
        <w:left w:val="none" w:sz="0" w:space="0" w:color="auto"/>
        <w:bottom w:val="none" w:sz="0" w:space="0" w:color="auto"/>
        <w:right w:val="none" w:sz="0" w:space="0" w:color="auto"/>
      </w:divBdr>
    </w:div>
    <w:div w:id="63839587">
      <w:bodyDiv w:val="1"/>
      <w:marLeft w:val="0"/>
      <w:marRight w:val="0"/>
      <w:marTop w:val="0"/>
      <w:marBottom w:val="0"/>
      <w:divBdr>
        <w:top w:val="none" w:sz="0" w:space="0" w:color="auto"/>
        <w:left w:val="none" w:sz="0" w:space="0" w:color="auto"/>
        <w:bottom w:val="none" w:sz="0" w:space="0" w:color="auto"/>
        <w:right w:val="none" w:sz="0" w:space="0" w:color="auto"/>
      </w:divBdr>
    </w:div>
    <w:div w:id="64644119">
      <w:bodyDiv w:val="1"/>
      <w:marLeft w:val="0"/>
      <w:marRight w:val="0"/>
      <w:marTop w:val="0"/>
      <w:marBottom w:val="0"/>
      <w:divBdr>
        <w:top w:val="none" w:sz="0" w:space="0" w:color="auto"/>
        <w:left w:val="none" w:sz="0" w:space="0" w:color="auto"/>
        <w:bottom w:val="none" w:sz="0" w:space="0" w:color="auto"/>
        <w:right w:val="none" w:sz="0" w:space="0" w:color="auto"/>
      </w:divBdr>
    </w:div>
    <w:div w:id="72631540">
      <w:bodyDiv w:val="1"/>
      <w:marLeft w:val="0"/>
      <w:marRight w:val="0"/>
      <w:marTop w:val="0"/>
      <w:marBottom w:val="0"/>
      <w:divBdr>
        <w:top w:val="none" w:sz="0" w:space="0" w:color="auto"/>
        <w:left w:val="none" w:sz="0" w:space="0" w:color="auto"/>
        <w:bottom w:val="none" w:sz="0" w:space="0" w:color="auto"/>
        <w:right w:val="none" w:sz="0" w:space="0" w:color="auto"/>
      </w:divBdr>
    </w:div>
    <w:div w:id="74206092">
      <w:bodyDiv w:val="1"/>
      <w:marLeft w:val="0"/>
      <w:marRight w:val="0"/>
      <w:marTop w:val="0"/>
      <w:marBottom w:val="0"/>
      <w:divBdr>
        <w:top w:val="none" w:sz="0" w:space="0" w:color="auto"/>
        <w:left w:val="none" w:sz="0" w:space="0" w:color="auto"/>
        <w:bottom w:val="none" w:sz="0" w:space="0" w:color="auto"/>
        <w:right w:val="none" w:sz="0" w:space="0" w:color="auto"/>
      </w:divBdr>
    </w:div>
    <w:div w:id="75788799">
      <w:bodyDiv w:val="1"/>
      <w:marLeft w:val="0"/>
      <w:marRight w:val="0"/>
      <w:marTop w:val="0"/>
      <w:marBottom w:val="0"/>
      <w:divBdr>
        <w:top w:val="none" w:sz="0" w:space="0" w:color="auto"/>
        <w:left w:val="none" w:sz="0" w:space="0" w:color="auto"/>
        <w:bottom w:val="none" w:sz="0" w:space="0" w:color="auto"/>
        <w:right w:val="none" w:sz="0" w:space="0" w:color="auto"/>
      </w:divBdr>
    </w:div>
    <w:div w:id="79760902">
      <w:bodyDiv w:val="1"/>
      <w:marLeft w:val="0"/>
      <w:marRight w:val="0"/>
      <w:marTop w:val="0"/>
      <w:marBottom w:val="0"/>
      <w:divBdr>
        <w:top w:val="none" w:sz="0" w:space="0" w:color="auto"/>
        <w:left w:val="none" w:sz="0" w:space="0" w:color="auto"/>
        <w:bottom w:val="none" w:sz="0" w:space="0" w:color="auto"/>
        <w:right w:val="none" w:sz="0" w:space="0" w:color="auto"/>
      </w:divBdr>
    </w:div>
    <w:div w:id="82726206">
      <w:bodyDiv w:val="1"/>
      <w:marLeft w:val="0"/>
      <w:marRight w:val="0"/>
      <w:marTop w:val="0"/>
      <w:marBottom w:val="0"/>
      <w:divBdr>
        <w:top w:val="none" w:sz="0" w:space="0" w:color="auto"/>
        <w:left w:val="none" w:sz="0" w:space="0" w:color="auto"/>
        <w:bottom w:val="none" w:sz="0" w:space="0" w:color="auto"/>
        <w:right w:val="none" w:sz="0" w:space="0" w:color="auto"/>
      </w:divBdr>
    </w:div>
    <w:div w:id="84426248">
      <w:bodyDiv w:val="1"/>
      <w:marLeft w:val="0"/>
      <w:marRight w:val="0"/>
      <w:marTop w:val="0"/>
      <w:marBottom w:val="0"/>
      <w:divBdr>
        <w:top w:val="none" w:sz="0" w:space="0" w:color="auto"/>
        <w:left w:val="none" w:sz="0" w:space="0" w:color="auto"/>
        <w:bottom w:val="none" w:sz="0" w:space="0" w:color="auto"/>
        <w:right w:val="none" w:sz="0" w:space="0" w:color="auto"/>
      </w:divBdr>
    </w:div>
    <w:div w:id="95760237">
      <w:bodyDiv w:val="1"/>
      <w:marLeft w:val="0"/>
      <w:marRight w:val="0"/>
      <w:marTop w:val="0"/>
      <w:marBottom w:val="0"/>
      <w:divBdr>
        <w:top w:val="none" w:sz="0" w:space="0" w:color="auto"/>
        <w:left w:val="none" w:sz="0" w:space="0" w:color="auto"/>
        <w:bottom w:val="none" w:sz="0" w:space="0" w:color="auto"/>
        <w:right w:val="none" w:sz="0" w:space="0" w:color="auto"/>
      </w:divBdr>
    </w:div>
    <w:div w:id="97067733">
      <w:bodyDiv w:val="1"/>
      <w:marLeft w:val="0"/>
      <w:marRight w:val="0"/>
      <w:marTop w:val="0"/>
      <w:marBottom w:val="0"/>
      <w:divBdr>
        <w:top w:val="none" w:sz="0" w:space="0" w:color="auto"/>
        <w:left w:val="none" w:sz="0" w:space="0" w:color="auto"/>
        <w:bottom w:val="none" w:sz="0" w:space="0" w:color="auto"/>
        <w:right w:val="none" w:sz="0" w:space="0" w:color="auto"/>
      </w:divBdr>
    </w:div>
    <w:div w:id="104811421">
      <w:bodyDiv w:val="1"/>
      <w:marLeft w:val="0"/>
      <w:marRight w:val="0"/>
      <w:marTop w:val="0"/>
      <w:marBottom w:val="0"/>
      <w:divBdr>
        <w:top w:val="none" w:sz="0" w:space="0" w:color="auto"/>
        <w:left w:val="none" w:sz="0" w:space="0" w:color="auto"/>
        <w:bottom w:val="none" w:sz="0" w:space="0" w:color="auto"/>
        <w:right w:val="none" w:sz="0" w:space="0" w:color="auto"/>
      </w:divBdr>
    </w:div>
    <w:div w:id="105126412">
      <w:bodyDiv w:val="1"/>
      <w:marLeft w:val="0"/>
      <w:marRight w:val="0"/>
      <w:marTop w:val="0"/>
      <w:marBottom w:val="0"/>
      <w:divBdr>
        <w:top w:val="none" w:sz="0" w:space="0" w:color="auto"/>
        <w:left w:val="none" w:sz="0" w:space="0" w:color="auto"/>
        <w:bottom w:val="none" w:sz="0" w:space="0" w:color="auto"/>
        <w:right w:val="none" w:sz="0" w:space="0" w:color="auto"/>
      </w:divBdr>
    </w:div>
    <w:div w:id="118763873">
      <w:bodyDiv w:val="1"/>
      <w:marLeft w:val="0"/>
      <w:marRight w:val="0"/>
      <w:marTop w:val="0"/>
      <w:marBottom w:val="0"/>
      <w:divBdr>
        <w:top w:val="none" w:sz="0" w:space="0" w:color="auto"/>
        <w:left w:val="none" w:sz="0" w:space="0" w:color="auto"/>
        <w:bottom w:val="none" w:sz="0" w:space="0" w:color="auto"/>
        <w:right w:val="none" w:sz="0" w:space="0" w:color="auto"/>
      </w:divBdr>
    </w:div>
    <w:div w:id="119957095">
      <w:bodyDiv w:val="1"/>
      <w:marLeft w:val="0"/>
      <w:marRight w:val="0"/>
      <w:marTop w:val="0"/>
      <w:marBottom w:val="0"/>
      <w:divBdr>
        <w:top w:val="none" w:sz="0" w:space="0" w:color="auto"/>
        <w:left w:val="none" w:sz="0" w:space="0" w:color="auto"/>
        <w:bottom w:val="none" w:sz="0" w:space="0" w:color="auto"/>
        <w:right w:val="none" w:sz="0" w:space="0" w:color="auto"/>
      </w:divBdr>
    </w:div>
    <w:div w:id="120196685">
      <w:bodyDiv w:val="1"/>
      <w:marLeft w:val="0"/>
      <w:marRight w:val="0"/>
      <w:marTop w:val="0"/>
      <w:marBottom w:val="0"/>
      <w:divBdr>
        <w:top w:val="none" w:sz="0" w:space="0" w:color="auto"/>
        <w:left w:val="none" w:sz="0" w:space="0" w:color="auto"/>
        <w:bottom w:val="none" w:sz="0" w:space="0" w:color="auto"/>
        <w:right w:val="none" w:sz="0" w:space="0" w:color="auto"/>
      </w:divBdr>
    </w:div>
    <w:div w:id="121194521">
      <w:bodyDiv w:val="1"/>
      <w:marLeft w:val="0"/>
      <w:marRight w:val="0"/>
      <w:marTop w:val="0"/>
      <w:marBottom w:val="0"/>
      <w:divBdr>
        <w:top w:val="none" w:sz="0" w:space="0" w:color="auto"/>
        <w:left w:val="none" w:sz="0" w:space="0" w:color="auto"/>
        <w:bottom w:val="none" w:sz="0" w:space="0" w:color="auto"/>
        <w:right w:val="none" w:sz="0" w:space="0" w:color="auto"/>
      </w:divBdr>
    </w:div>
    <w:div w:id="122964064">
      <w:bodyDiv w:val="1"/>
      <w:marLeft w:val="0"/>
      <w:marRight w:val="0"/>
      <w:marTop w:val="0"/>
      <w:marBottom w:val="0"/>
      <w:divBdr>
        <w:top w:val="none" w:sz="0" w:space="0" w:color="auto"/>
        <w:left w:val="none" w:sz="0" w:space="0" w:color="auto"/>
        <w:bottom w:val="none" w:sz="0" w:space="0" w:color="auto"/>
        <w:right w:val="none" w:sz="0" w:space="0" w:color="auto"/>
      </w:divBdr>
    </w:div>
    <w:div w:id="123236176">
      <w:bodyDiv w:val="1"/>
      <w:marLeft w:val="0"/>
      <w:marRight w:val="0"/>
      <w:marTop w:val="0"/>
      <w:marBottom w:val="0"/>
      <w:divBdr>
        <w:top w:val="none" w:sz="0" w:space="0" w:color="auto"/>
        <w:left w:val="none" w:sz="0" w:space="0" w:color="auto"/>
        <w:bottom w:val="none" w:sz="0" w:space="0" w:color="auto"/>
        <w:right w:val="none" w:sz="0" w:space="0" w:color="auto"/>
      </w:divBdr>
    </w:div>
    <w:div w:id="125322998">
      <w:bodyDiv w:val="1"/>
      <w:marLeft w:val="0"/>
      <w:marRight w:val="0"/>
      <w:marTop w:val="0"/>
      <w:marBottom w:val="0"/>
      <w:divBdr>
        <w:top w:val="none" w:sz="0" w:space="0" w:color="auto"/>
        <w:left w:val="none" w:sz="0" w:space="0" w:color="auto"/>
        <w:bottom w:val="none" w:sz="0" w:space="0" w:color="auto"/>
        <w:right w:val="none" w:sz="0" w:space="0" w:color="auto"/>
      </w:divBdr>
    </w:div>
    <w:div w:id="126897449">
      <w:bodyDiv w:val="1"/>
      <w:marLeft w:val="0"/>
      <w:marRight w:val="0"/>
      <w:marTop w:val="0"/>
      <w:marBottom w:val="0"/>
      <w:divBdr>
        <w:top w:val="none" w:sz="0" w:space="0" w:color="auto"/>
        <w:left w:val="none" w:sz="0" w:space="0" w:color="auto"/>
        <w:bottom w:val="none" w:sz="0" w:space="0" w:color="auto"/>
        <w:right w:val="none" w:sz="0" w:space="0" w:color="auto"/>
      </w:divBdr>
    </w:div>
    <w:div w:id="127473297">
      <w:bodyDiv w:val="1"/>
      <w:marLeft w:val="0"/>
      <w:marRight w:val="0"/>
      <w:marTop w:val="0"/>
      <w:marBottom w:val="0"/>
      <w:divBdr>
        <w:top w:val="none" w:sz="0" w:space="0" w:color="auto"/>
        <w:left w:val="none" w:sz="0" w:space="0" w:color="auto"/>
        <w:bottom w:val="none" w:sz="0" w:space="0" w:color="auto"/>
        <w:right w:val="none" w:sz="0" w:space="0" w:color="auto"/>
      </w:divBdr>
    </w:div>
    <w:div w:id="127670715">
      <w:bodyDiv w:val="1"/>
      <w:marLeft w:val="0"/>
      <w:marRight w:val="0"/>
      <w:marTop w:val="0"/>
      <w:marBottom w:val="0"/>
      <w:divBdr>
        <w:top w:val="none" w:sz="0" w:space="0" w:color="auto"/>
        <w:left w:val="none" w:sz="0" w:space="0" w:color="auto"/>
        <w:bottom w:val="none" w:sz="0" w:space="0" w:color="auto"/>
        <w:right w:val="none" w:sz="0" w:space="0" w:color="auto"/>
      </w:divBdr>
    </w:div>
    <w:div w:id="132259123">
      <w:bodyDiv w:val="1"/>
      <w:marLeft w:val="0"/>
      <w:marRight w:val="0"/>
      <w:marTop w:val="0"/>
      <w:marBottom w:val="0"/>
      <w:divBdr>
        <w:top w:val="none" w:sz="0" w:space="0" w:color="auto"/>
        <w:left w:val="none" w:sz="0" w:space="0" w:color="auto"/>
        <w:bottom w:val="none" w:sz="0" w:space="0" w:color="auto"/>
        <w:right w:val="none" w:sz="0" w:space="0" w:color="auto"/>
      </w:divBdr>
    </w:div>
    <w:div w:id="136455280">
      <w:bodyDiv w:val="1"/>
      <w:marLeft w:val="0"/>
      <w:marRight w:val="0"/>
      <w:marTop w:val="0"/>
      <w:marBottom w:val="0"/>
      <w:divBdr>
        <w:top w:val="none" w:sz="0" w:space="0" w:color="auto"/>
        <w:left w:val="none" w:sz="0" w:space="0" w:color="auto"/>
        <w:bottom w:val="none" w:sz="0" w:space="0" w:color="auto"/>
        <w:right w:val="none" w:sz="0" w:space="0" w:color="auto"/>
      </w:divBdr>
    </w:div>
    <w:div w:id="137650502">
      <w:bodyDiv w:val="1"/>
      <w:marLeft w:val="0"/>
      <w:marRight w:val="0"/>
      <w:marTop w:val="0"/>
      <w:marBottom w:val="0"/>
      <w:divBdr>
        <w:top w:val="none" w:sz="0" w:space="0" w:color="auto"/>
        <w:left w:val="none" w:sz="0" w:space="0" w:color="auto"/>
        <w:bottom w:val="none" w:sz="0" w:space="0" w:color="auto"/>
        <w:right w:val="none" w:sz="0" w:space="0" w:color="auto"/>
      </w:divBdr>
    </w:div>
    <w:div w:id="139924146">
      <w:bodyDiv w:val="1"/>
      <w:marLeft w:val="0"/>
      <w:marRight w:val="0"/>
      <w:marTop w:val="0"/>
      <w:marBottom w:val="0"/>
      <w:divBdr>
        <w:top w:val="none" w:sz="0" w:space="0" w:color="auto"/>
        <w:left w:val="none" w:sz="0" w:space="0" w:color="auto"/>
        <w:bottom w:val="none" w:sz="0" w:space="0" w:color="auto"/>
        <w:right w:val="none" w:sz="0" w:space="0" w:color="auto"/>
      </w:divBdr>
    </w:div>
    <w:div w:id="140927004">
      <w:bodyDiv w:val="1"/>
      <w:marLeft w:val="0"/>
      <w:marRight w:val="0"/>
      <w:marTop w:val="0"/>
      <w:marBottom w:val="0"/>
      <w:divBdr>
        <w:top w:val="none" w:sz="0" w:space="0" w:color="auto"/>
        <w:left w:val="none" w:sz="0" w:space="0" w:color="auto"/>
        <w:bottom w:val="none" w:sz="0" w:space="0" w:color="auto"/>
        <w:right w:val="none" w:sz="0" w:space="0" w:color="auto"/>
      </w:divBdr>
    </w:div>
    <w:div w:id="150679132">
      <w:bodyDiv w:val="1"/>
      <w:marLeft w:val="0"/>
      <w:marRight w:val="0"/>
      <w:marTop w:val="0"/>
      <w:marBottom w:val="0"/>
      <w:divBdr>
        <w:top w:val="none" w:sz="0" w:space="0" w:color="auto"/>
        <w:left w:val="none" w:sz="0" w:space="0" w:color="auto"/>
        <w:bottom w:val="none" w:sz="0" w:space="0" w:color="auto"/>
        <w:right w:val="none" w:sz="0" w:space="0" w:color="auto"/>
      </w:divBdr>
    </w:div>
    <w:div w:id="151260504">
      <w:bodyDiv w:val="1"/>
      <w:marLeft w:val="0"/>
      <w:marRight w:val="0"/>
      <w:marTop w:val="0"/>
      <w:marBottom w:val="0"/>
      <w:divBdr>
        <w:top w:val="none" w:sz="0" w:space="0" w:color="auto"/>
        <w:left w:val="none" w:sz="0" w:space="0" w:color="auto"/>
        <w:bottom w:val="none" w:sz="0" w:space="0" w:color="auto"/>
        <w:right w:val="none" w:sz="0" w:space="0" w:color="auto"/>
      </w:divBdr>
    </w:div>
    <w:div w:id="152572370">
      <w:bodyDiv w:val="1"/>
      <w:marLeft w:val="0"/>
      <w:marRight w:val="0"/>
      <w:marTop w:val="0"/>
      <w:marBottom w:val="0"/>
      <w:divBdr>
        <w:top w:val="none" w:sz="0" w:space="0" w:color="auto"/>
        <w:left w:val="none" w:sz="0" w:space="0" w:color="auto"/>
        <w:bottom w:val="none" w:sz="0" w:space="0" w:color="auto"/>
        <w:right w:val="none" w:sz="0" w:space="0" w:color="auto"/>
      </w:divBdr>
    </w:div>
    <w:div w:id="152642773">
      <w:bodyDiv w:val="1"/>
      <w:marLeft w:val="0"/>
      <w:marRight w:val="0"/>
      <w:marTop w:val="0"/>
      <w:marBottom w:val="0"/>
      <w:divBdr>
        <w:top w:val="none" w:sz="0" w:space="0" w:color="auto"/>
        <w:left w:val="none" w:sz="0" w:space="0" w:color="auto"/>
        <w:bottom w:val="none" w:sz="0" w:space="0" w:color="auto"/>
        <w:right w:val="none" w:sz="0" w:space="0" w:color="auto"/>
      </w:divBdr>
    </w:div>
    <w:div w:id="153616410">
      <w:bodyDiv w:val="1"/>
      <w:marLeft w:val="0"/>
      <w:marRight w:val="0"/>
      <w:marTop w:val="0"/>
      <w:marBottom w:val="0"/>
      <w:divBdr>
        <w:top w:val="none" w:sz="0" w:space="0" w:color="auto"/>
        <w:left w:val="none" w:sz="0" w:space="0" w:color="auto"/>
        <w:bottom w:val="none" w:sz="0" w:space="0" w:color="auto"/>
        <w:right w:val="none" w:sz="0" w:space="0" w:color="auto"/>
      </w:divBdr>
    </w:div>
    <w:div w:id="158928228">
      <w:bodyDiv w:val="1"/>
      <w:marLeft w:val="0"/>
      <w:marRight w:val="0"/>
      <w:marTop w:val="0"/>
      <w:marBottom w:val="0"/>
      <w:divBdr>
        <w:top w:val="none" w:sz="0" w:space="0" w:color="auto"/>
        <w:left w:val="none" w:sz="0" w:space="0" w:color="auto"/>
        <w:bottom w:val="none" w:sz="0" w:space="0" w:color="auto"/>
        <w:right w:val="none" w:sz="0" w:space="0" w:color="auto"/>
      </w:divBdr>
    </w:div>
    <w:div w:id="166870350">
      <w:bodyDiv w:val="1"/>
      <w:marLeft w:val="0"/>
      <w:marRight w:val="0"/>
      <w:marTop w:val="0"/>
      <w:marBottom w:val="0"/>
      <w:divBdr>
        <w:top w:val="none" w:sz="0" w:space="0" w:color="auto"/>
        <w:left w:val="none" w:sz="0" w:space="0" w:color="auto"/>
        <w:bottom w:val="none" w:sz="0" w:space="0" w:color="auto"/>
        <w:right w:val="none" w:sz="0" w:space="0" w:color="auto"/>
      </w:divBdr>
    </w:div>
    <w:div w:id="167058062">
      <w:bodyDiv w:val="1"/>
      <w:marLeft w:val="0"/>
      <w:marRight w:val="0"/>
      <w:marTop w:val="0"/>
      <w:marBottom w:val="0"/>
      <w:divBdr>
        <w:top w:val="none" w:sz="0" w:space="0" w:color="auto"/>
        <w:left w:val="none" w:sz="0" w:space="0" w:color="auto"/>
        <w:bottom w:val="none" w:sz="0" w:space="0" w:color="auto"/>
        <w:right w:val="none" w:sz="0" w:space="0" w:color="auto"/>
      </w:divBdr>
    </w:div>
    <w:div w:id="167529339">
      <w:bodyDiv w:val="1"/>
      <w:marLeft w:val="0"/>
      <w:marRight w:val="0"/>
      <w:marTop w:val="0"/>
      <w:marBottom w:val="0"/>
      <w:divBdr>
        <w:top w:val="none" w:sz="0" w:space="0" w:color="auto"/>
        <w:left w:val="none" w:sz="0" w:space="0" w:color="auto"/>
        <w:bottom w:val="none" w:sz="0" w:space="0" w:color="auto"/>
        <w:right w:val="none" w:sz="0" w:space="0" w:color="auto"/>
      </w:divBdr>
    </w:div>
    <w:div w:id="170219298">
      <w:bodyDiv w:val="1"/>
      <w:marLeft w:val="0"/>
      <w:marRight w:val="0"/>
      <w:marTop w:val="0"/>
      <w:marBottom w:val="0"/>
      <w:divBdr>
        <w:top w:val="none" w:sz="0" w:space="0" w:color="auto"/>
        <w:left w:val="none" w:sz="0" w:space="0" w:color="auto"/>
        <w:bottom w:val="none" w:sz="0" w:space="0" w:color="auto"/>
        <w:right w:val="none" w:sz="0" w:space="0" w:color="auto"/>
      </w:divBdr>
    </w:div>
    <w:div w:id="171183516">
      <w:bodyDiv w:val="1"/>
      <w:marLeft w:val="0"/>
      <w:marRight w:val="0"/>
      <w:marTop w:val="0"/>
      <w:marBottom w:val="0"/>
      <w:divBdr>
        <w:top w:val="none" w:sz="0" w:space="0" w:color="auto"/>
        <w:left w:val="none" w:sz="0" w:space="0" w:color="auto"/>
        <w:bottom w:val="none" w:sz="0" w:space="0" w:color="auto"/>
        <w:right w:val="none" w:sz="0" w:space="0" w:color="auto"/>
      </w:divBdr>
    </w:div>
    <w:div w:id="173570540">
      <w:bodyDiv w:val="1"/>
      <w:marLeft w:val="0"/>
      <w:marRight w:val="0"/>
      <w:marTop w:val="0"/>
      <w:marBottom w:val="0"/>
      <w:divBdr>
        <w:top w:val="none" w:sz="0" w:space="0" w:color="auto"/>
        <w:left w:val="none" w:sz="0" w:space="0" w:color="auto"/>
        <w:bottom w:val="none" w:sz="0" w:space="0" w:color="auto"/>
        <w:right w:val="none" w:sz="0" w:space="0" w:color="auto"/>
      </w:divBdr>
    </w:div>
    <w:div w:id="173738347">
      <w:bodyDiv w:val="1"/>
      <w:marLeft w:val="0"/>
      <w:marRight w:val="0"/>
      <w:marTop w:val="0"/>
      <w:marBottom w:val="0"/>
      <w:divBdr>
        <w:top w:val="none" w:sz="0" w:space="0" w:color="auto"/>
        <w:left w:val="none" w:sz="0" w:space="0" w:color="auto"/>
        <w:bottom w:val="none" w:sz="0" w:space="0" w:color="auto"/>
        <w:right w:val="none" w:sz="0" w:space="0" w:color="auto"/>
      </w:divBdr>
    </w:div>
    <w:div w:id="174199030">
      <w:bodyDiv w:val="1"/>
      <w:marLeft w:val="0"/>
      <w:marRight w:val="0"/>
      <w:marTop w:val="0"/>
      <w:marBottom w:val="0"/>
      <w:divBdr>
        <w:top w:val="none" w:sz="0" w:space="0" w:color="auto"/>
        <w:left w:val="none" w:sz="0" w:space="0" w:color="auto"/>
        <w:bottom w:val="none" w:sz="0" w:space="0" w:color="auto"/>
        <w:right w:val="none" w:sz="0" w:space="0" w:color="auto"/>
      </w:divBdr>
    </w:div>
    <w:div w:id="177084845">
      <w:bodyDiv w:val="1"/>
      <w:marLeft w:val="0"/>
      <w:marRight w:val="0"/>
      <w:marTop w:val="0"/>
      <w:marBottom w:val="0"/>
      <w:divBdr>
        <w:top w:val="none" w:sz="0" w:space="0" w:color="auto"/>
        <w:left w:val="none" w:sz="0" w:space="0" w:color="auto"/>
        <w:bottom w:val="none" w:sz="0" w:space="0" w:color="auto"/>
        <w:right w:val="none" w:sz="0" w:space="0" w:color="auto"/>
      </w:divBdr>
    </w:div>
    <w:div w:id="177349065">
      <w:bodyDiv w:val="1"/>
      <w:marLeft w:val="0"/>
      <w:marRight w:val="0"/>
      <w:marTop w:val="0"/>
      <w:marBottom w:val="0"/>
      <w:divBdr>
        <w:top w:val="none" w:sz="0" w:space="0" w:color="auto"/>
        <w:left w:val="none" w:sz="0" w:space="0" w:color="auto"/>
        <w:bottom w:val="none" w:sz="0" w:space="0" w:color="auto"/>
        <w:right w:val="none" w:sz="0" w:space="0" w:color="auto"/>
      </w:divBdr>
    </w:div>
    <w:div w:id="177626298">
      <w:bodyDiv w:val="1"/>
      <w:marLeft w:val="0"/>
      <w:marRight w:val="0"/>
      <w:marTop w:val="0"/>
      <w:marBottom w:val="0"/>
      <w:divBdr>
        <w:top w:val="none" w:sz="0" w:space="0" w:color="auto"/>
        <w:left w:val="none" w:sz="0" w:space="0" w:color="auto"/>
        <w:bottom w:val="none" w:sz="0" w:space="0" w:color="auto"/>
        <w:right w:val="none" w:sz="0" w:space="0" w:color="auto"/>
      </w:divBdr>
    </w:div>
    <w:div w:id="181089720">
      <w:bodyDiv w:val="1"/>
      <w:marLeft w:val="0"/>
      <w:marRight w:val="0"/>
      <w:marTop w:val="0"/>
      <w:marBottom w:val="0"/>
      <w:divBdr>
        <w:top w:val="none" w:sz="0" w:space="0" w:color="auto"/>
        <w:left w:val="none" w:sz="0" w:space="0" w:color="auto"/>
        <w:bottom w:val="none" w:sz="0" w:space="0" w:color="auto"/>
        <w:right w:val="none" w:sz="0" w:space="0" w:color="auto"/>
      </w:divBdr>
    </w:div>
    <w:div w:id="183792754">
      <w:bodyDiv w:val="1"/>
      <w:marLeft w:val="0"/>
      <w:marRight w:val="0"/>
      <w:marTop w:val="0"/>
      <w:marBottom w:val="0"/>
      <w:divBdr>
        <w:top w:val="none" w:sz="0" w:space="0" w:color="auto"/>
        <w:left w:val="none" w:sz="0" w:space="0" w:color="auto"/>
        <w:bottom w:val="none" w:sz="0" w:space="0" w:color="auto"/>
        <w:right w:val="none" w:sz="0" w:space="0" w:color="auto"/>
      </w:divBdr>
    </w:div>
    <w:div w:id="185103096">
      <w:bodyDiv w:val="1"/>
      <w:marLeft w:val="0"/>
      <w:marRight w:val="0"/>
      <w:marTop w:val="0"/>
      <w:marBottom w:val="0"/>
      <w:divBdr>
        <w:top w:val="none" w:sz="0" w:space="0" w:color="auto"/>
        <w:left w:val="none" w:sz="0" w:space="0" w:color="auto"/>
        <w:bottom w:val="none" w:sz="0" w:space="0" w:color="auto"/>
        <w:right w:val="none" w:sz="0" w:space="0" w:color="auto"/>
      </w:divBdr>
    </w:div>
    <w:div w:id="187716876">
      <w:bodyDiv w:val="1"/>
      <w:marLeft w:val="0"/>
      <w:marRight w:val="0"/>
      <w:marTop w:val="0"/>
      <w:marBottom w:val="0"/>
      <w:divBdr>
        <w:top w:val="none" w:sz="0" w:space="0" w:color="auto"/>
        <w:left w:val="none" w:sz="0" w:space="0" w:color="auto"/>
        <w:bottom w:val="none" w:sz="0" w:space="0" w:color="auto"/>
        <w:right w:val="none" w:sz="0" w:space="0" w:color="auto"/>
      </w:divBdr>
    </w:div>
    <w:div w:id="188379373">
      <w:bodyDiv w:val="1"/>
      <w:marLeft w:val="0"/>
      <w:marRight w:val="0"/>
      <w:marTop w:val="0"/>
      <w:marBottom w:val="0"/>
      <w:divBdr>
        <w:top w:val="none" w:sz="0" w:space="0" w:color="auto"/>
        <w:left w:val="none" w:sz="0" w:space="0" w:color="auto"/>
        <w:bottom w:val="none" w:sz="0" w:space="0" w:color="auto"/>
        <w:right w:val="none" w:sz="0" w:space="0" w:color="auto"/>
      </w:divBdr>
    </w:div>
    <w:div w:id="198008260">
      <w:bodyDiv w:val="1"/>
      <w:marLeft w:val="0"/>
      <w:marRight w:val="0"/>
      <w:marTop w:val="0"/>
      <w:marBottom w:val="0"/>
      <w:divBdr>
        <w:top w:val="none" w:sz="0" w:space="0" w:color="auto"/>
        <w:left w:val="none" w:sz="0" w:space="0" w:color="auto"/>
        <w:bottom w:val="none" w:sz="0" w:space="0" w:color="auto"/>
        <w:right w:val="none" w:sz="0" w:space="0" w:color="auto"/>
      </w:divBdr>
    </w:div>
    <w:div w:id="199903750">
      <w:bodyDiv w:val="1"/>
      <w:marLeft w:val="0"/>
      <w:marRight w:val="0"/>
      <w:marTop w:val="0"/>
      <w:marBottom w:val="0"/>
      <w:divBdr>
        <w:top w:val="none" w:sz="0" w:space="0" w:color="auto"/>
        <w:left w:val="none" w:sz="0" w:space="0" w:color="auto"/>
        <w:bottom w:val="none" w:sz="0" w:space="0" w:color="auto"/>
        <w:right w:val="none" w:sz="0" w:space="0" w:color="auto"/>
      </w:divBdr>
    </w:div>
    <w:div w:id="205220735">
      <w:bodyDiv w:val="1"/>
      <w:marLeft w:val="0"/>
      <w:marRight w:val="0"/>
      <w:marTop w:val="0"/>
      <w:marBottom w:val="0"/>
      <w:divBdr>
        <w:top w:val="none" w:sz="0" w:space="0" w:color="auto"/>
        <w:left w:val="none" w:sz="0" w:space="0" w:color="auto"/>
        <w:bottom w:val="none" w:sz="0" w:space="0" w:color="auto"/>
        <w:right w:val="none" w:sz="0" w:space="0" w:color="auto"/>
      </w:divBdr>
    </w:div>
    <w:div w:id="206798773">
      <w:bodyDiv w:val="1"/>
      <w:marLeft w:val="0"/>
      <w:marRight w:val="0"/>
      <w:marTop w:val="0"/>
      <w:marBottom w:val="0"/>
      <w:divBdr>
        <w:top w:val="none" w:sz="0" w:space="0" w:color="auto"/>
        <w:left w:val="none" w:sz="0" w:space="0" w:color="auto"/>
        <w:bottom w:val="none" w:sz="0" w:space="0" w:color="auto"/>
        <w:right w:val="none" w:sz="0" w:space="0" w:color="auto"/>
      </w:divBdr>
    </w:div>
    <w:div w:id="208492099">
      <w:bodyDiv w:val="1"/>
      <w:marLeft w:val="0"/>
      <w:marRight w:val="0"/>
      <w:marTop w:val="0"/>
      <w:marBottom w:val="0"/>
      <w:divBdr>
        <w:top w:val="none" w:sz="0" w:space="0" w:color="auto"/>
        <w:left w:val="none" w:sz="0" w:space="0" w:color="auto"/>
        <w:bottom w:val="none" w:sz="0" w:space="0" w:color="auto"/>
        <w:right w:val="none" w:sz="0" w:space="0" w:color="auto"/>
      </w:divBdr>
    </w:div>
    <w:div w:id="213543612">
      <w:bodyDiv w:val="1"/>
      <w:marLeft w:val="0"/>
      <w:marRight w:val="0"/>
      <w:marTop w:val="0"/>
      <w:marBottom w:val="0"/>
      <w:divBdr>
        <w:top w:val="none" w:sz="0" w:space="0" w:color="auto"/>
        <w:left w:val="none" w:sz="0" w:space="0" w:color="auto"/>
        <w:bottom w:val="none" w:sz="0" w:space="0" w:color="auto"/>
        <w:right w:val="none" w:sz="0" w:space="0" w:color="auto"/>
      </w:divBdr>
    </w:div>
    <w:div w:id="216555352">
      <w:bodyDiv w:val="1"/>
      <w:marLeft w:val="0"/>
      <w:marRight w:val="0"/>
      <w:marTop w:val="0"/>
      <w:marBottom w:val="0"/>
      <w:divBdr>
        <w:top w:val="none" w:sz="0" w:space="0" w:color="auto"/>
        <w:left w:val="none" w:sz="0" w:space="0" w:color="auto"/>
        <w:bottom w:val="none" w:sz="0" w:space="0" w:color="auto"/>
        <w:right w:val="none" w:sz="0" w:space="0" w:color="auto"/>
      </w:divBdr>
    </w:div>
    <w:div w:id="217204017">
      <w:bodyDiv w:val="1"/>
      <w:marLeft w:val="0"/>
      <w:marRight w:val="0"/>
      <w:marTop w:val="0"/>
      <w:marBottom w:val="0"/>
      <w:divBdr>
        <w:top w:val="none" w:sz="0" w:space="0" w:color="auto"/>
        <w:left w:val="none" w:sz="0" w:space="0" w:color="auto"/>
        <w:bottom w:val="none" w:sz="0" w:space="0" w:color="auto"/>
        <w:right w:val="none" w:sz="0" w:space="0" w:color="auto"/>
      </w:divBdr>
    </w:div>
    <w:div w:id="219247756">
      <w:bodyDiv w:val="1"/>
      <w:marLeft w:val="0"/>
      <w:marRight w:val="0"/>
      <w:marTop w:val="0"/>
      <w:marBottom w:val="0"/>
      <w:divBdr>
        <w:top w:val="none" w:sz="0" w:space="0" w:color="auto"/>
        <w:left w:val="none" w:sz="0" w:space="0" w:color="auto"/>
        <w:bottom w:val="none" w:sz="0" w:space="0" w:color="auto"/>
        <w:right w:val="none" w:sz="0" w:space="0" w:color="auto"/>
      </w:divBdr>
    </w:div>
    <w:div w:id="227808970">
      <w:bodyDiv w:val="1"/>
      <w:marLeft w:val="0"/>
      <w:marRight w:val="0"/>
      <w:marTop w:val="0"/>
      <w:marBottom w:val="0"/>
      <w:divBdr>
        <w:top w:val="none" w:sz="0" w:space="0" w:color="auto"/>
        <w:left w:val="none" w:sz="0" w:space="0" w:color="auto"/>
        <w:bottom w:val="none" w:sz="0" w:space="0" w:color="auto"/>
        <w:right w:val="none" w:sz="0" w:space="0" w:color="auto"/>
      </w:divBdr>
    </w:div>
    <w:div w:id="228269191">
      <w:bodyDiv w:val="1"/>
      <w:marLeft w:val="0"/>
      <w:marRight w:val="0"/>
      <w:marTop w:val="0"/>
      <w:marBottom w:val="0"/>
      <w:divBdr>
        <w:top w:val="none" w:sz="0" w:space="0" w:color="auto"/>
        <w:left w:val="none" w:sz="0" w:space="0" w:color="auto"/>
        <w:bottom w:val="none" w:sz="0" w:space="0" w:color="auto"/>
        <w:right w:val="none" w:sz="0" w:space="0" w:color="auto"/>
      </w:divBdr>
    </w:div>
    <w:div w:id="229850619">
      <w:bodyDiv w:val="1"/>
      <w:marLeft w:val="0"/>
      <w:marRight w:val="0"/>
      <w:marTop w:val="0"/>
      <w:marBottom w:val="0"/>
      <w:divBdr>
        <w:top w:val="none" w:sz="0" w:space="0" w:color="auto"/>
        <w:left w:val="none" w:sz="0" w:space="0" w:color="auto"/>
        <w:bottom w:val="none" w:sz="0" w:space="0" w:color="auto"/>
        <w:right w:val="none" w:sz="0" w:space="0" w:color="auto"/>
      </w:divBdr>
    </w:div>
    <w:div w:id="234051450">
      <w:bodyDiv w:val="1"/>
      <w:marLeft w:val="0"/>
      <w:marRight w:val="0"/>
      <w:marTop w:val="0"/>
      <w:marBottom w:val="0"/>
      <w:divBdr>
        <w:top w:val="none" w:sz="0" w:space="0" w:color="auto"/>
        <w:left w:val="none" w:sz="0" w:space="0" w:color="auto"/>
        <w:bottom w:val="none" w:sz="0" w:space="0" w:color="auto"/>
        <w:right w:val="none" w:sz="0" w:space="0" w:color="auto"/>
      </w:divBdr>
    </w:div>
    <w:div w:id="237058727">
      <w:bodyDiv w:val="1"/>
      <w:marLeft w:val="0"/>
      <w:marRight w:val="0"/>
      <w:marTop w:val="0"/>
      <w:marBottom w:val="0"/>
      <w:divBdr>
        <w:top w:val="none" w:sz="0" w:space="0" w:color="auto"/>
        <w:left w:val="none" w:sz="0" w:space="0" w:color="auto"/>
        <w:bottom w:val="none" w:sz="0" w:space="0" w:color="auto"/>
        <w:right w:val="none" w:sz="0" w:space="0" w:color="auto"/>
      </w:divBdr>
    </w:div>
    <w:div w:id="238559224">
      <w:bodyDiv w:val="1"/>
      <w:marLeft w:val="0"/>
      <w:marRight w:val="0"/>
      <w:marTop w:val="0"/>
      <w:marBottom w:val="0"/>
      <w:divBdr>
        <w:top w:val="none" w:sz="0" w:space="0" w:color="auto"/>
        <w:left w:val="none" w:sz="0" w:space="0" w:color="auto"/>
        <w:bottom w:val="none" w:sz="0" w:space="0" w:color="auto"/>
        <w:right w:val="none" w:sz="0" w:space="0" w:color="auto"/>
      </w:divBdr>
    </w:div>
    <w:div w:id="239684360">
      <w:bodyDiv w:val="1"/>
      <w:marLeft w:val="0"/>
      <w:marRight w:val="0"/>
      <w:marTop w:val="0"/>
      <w:marBottom w:val="0"/>
      <w:divBdr>
        <w:top w:val="none" w:sz="0" w:space="0" w:color="auto"/>
        <w:left w:val="none" w:sz="0" w:space="0" w:color="auto"/>
        <w:bottom w:val="none" w:sz="0" w:space="0" w:color="auto"/>
        <w:right w:val="none" w:sz="0" w:space="0" w:color="auto"/>
      </w:divBdr>
    </w:div>
    <w:div w:id="240137838">
      <w:bodyDiv w:val="1"/>
      <w:marLeft w:val="0"/>
      <w:marRight w:val="0"/>
      <w:marTop w:val="0"/>
      <w:marBottom w:val="0"/>
      <w:divBdr>
        <w:top w:val="none" w:sz="0" w:space="0" w:color="auto"/>
        <w:left w:val="none" w:sz="0" w:space="0" w:color="auto"/>
        <w:bottom w:val="none" w:sz="0" w:space="0" w:color="auto"/>
        <w:right w:val="none" w:sz="0" w:space="0" w:color="auto"/>
      </w:divBdr>
    </w:div>
    <w:div w:id="242034814">
      <w:bodyDiv w:val="1"/>
      <w:marLeft w:val="0"/>
      <w:marRight w:val="0"/>
      <w:marTop w:val="0"/>
      <w:marBottom w:val="0"/>
      <w:divBdr>
        <w:top w:val="none" w:sz="0" w:space="0" w:color="auto"/>
        <w:left w:val="none" w:sz="0" w:space="0" w:color="auto"/>
        <w:bottom w:val="none" w:sz="0" w:space="0" w:color="auto"/>
        <w:right w:val="none" w:sz="0" w:space="0" w:color="auto"/>
      </w:divBdr>
    </w:div>
    <w:div w:id="248776507">
      <w:bodyDiv w:val="1"/>
      <w:marLeft w:val="0"/>
      <w:marRight w:val="0"/>
      <w:marTop w:val="0"/>
      <w:marBottom w:val="0"/>
      <w:divBdr>
        <w:top w:val="none" w:sz="0" w:space="0" w:color="auto"/>
        <w:left w:val="none" w:sz="0" w:space="0" w:color="auto"/>
        <w:bottom w:val="none" w:sz="0" w:space="0" w:color="auto"/>
        <w:right w:val="none" w:sz="0" w:space="0" w:color="auto"/>
      </w:divBdr>
    </w:div>
    <w:div w:id="252401953">
      <w:bodyDiv w:val="1"/>
      <w:marLeft w:val="0"/>
      <w:marRight w:val="0"/>
      <w:marTop w:val="0"/>
      <w:marBottom w:val="0"/>
      <w:divBdr>
        <w:top w:val="none" w:sz="0" w:space="0" w:color="auto"/>
        <w:left w:val="none" w:sz="0" w:space="0" w:color="auto"/>
        <w:bottom w:val="none" w:sz="0" w:space="0" w:color="auto"/>
        <w:right w:val="none" w:sz="0" w:space="0" w:color="auto"/>
      </w:divBdr>
    </w:div>
    <w:div w:id="256445836">
      <w:bodyDiv w:val="1"/>
      <w:marLeft w:val="0"/>
      <w:marRight w:val="0"/>
      <w:marTop w:val="0"/>
      <w:marBottom w:val="0"/>
      <w:divBdr>
        <w:top w:val="none" w:sz="0" w:space="0" w:color="auto"/>
        <w:left w:val="none" w:sz="0" w:space="0" w:color="auto"/>
        <w:bottom w:val="none" w:sz="0" w:space="0" w:color="auto"/>
        <w:right w:val="none" w:sz="0" w:space="0" w:color="auto"/>
      </w:divBdr>
    </w:div>
    <w:div w:id="257450046">
      <w:bodyDiv w:val="1"/>
      <w:marLeft w:val="0"/>
      <w:marRight w:val="0"/>
      <w:marTop w:val="0"/>
      <w:marBottom w:val="0"/>
      <w:divBdr>
        <w:top w:val="none" w:sz="0" w:space="0" w:color="auto"/>
        <w:left w:val="none" w:sz="0" w:space="0" w:color="auto"/>
        <w:bottom w:val="none" w:sz="0" w:space="0" w:color="auto"/>
        <w:right w:val="none" w:sz="0" w:space="0" w:color="auto"/>
      </w:divBdr>
    </w:div>
    <w:div w:id="271984338">
      <w:bodyDiv w:val="1"/>
      <w:marLeft w:val="0"/>
      <w:marRight w:val="0"/>
      <w:marTop w:val="0"/>
      <w:marBottom w:val="0"/>
      <w:divBdr>
        <w:top w:val="none" w:sz="0" w:space="0" w:color="auto"/>
        <w:left w:val="none" w:sz="0" w:space="0" w:color="auto"/>
        <w:bottom w:val="none" w:sz="0" w:space="0" w:color="auto"/>
        <w:right w:val="none" w:sz="0" w:space="0" w:color="auto"/>
      </w:divBdr>
    </w:div>
    <w:div w:id="274097100">
      <w:bodyDiv w:val="1"/>
      <w:marLeft w:val="0"/>
      <w:marRight w:val="0"/>
      <w:marTop w:val="0"/>
      <w:marBottom w:val="0"/>
      <w:divBdr>
        <w:top w:val="none" w:sz="0" w:space="0" w:color="auto"/>
        <w:left w:val="none" w:sz="0" w:space="0" w:color="auto"/>
        <w:bottom w:val="none" w:sz="0" w:space="0" w:color="auto"/>
        <w:right w:val="none" w:sz="0" w:space="0" w:color="auto"/>
      </w:divBdr>
    </w:div>
    <w:div w:id="275185886">
      <w:bodyDiv w:val="1"/>
      <w:marLeft w:val="0"/>
      <w:marRight w:val="0"/>
      <w:marTop w:val="0"/>
      <w:marBottom w:val="0"/>
      <w:divBdr>
        <w:top w:val="none" w:sz="0" w:space="0" w:color="auto"/>
        <w:left w:val="none" w:sz="0" w:space="0" w:color="auto"/>
        <w:bottom w:val="none" w:sz="0" w:space="0" w:color="auto"/>
        <w:right w:val="none" w:sz="0" w:space="0" w:color="auto"/>
      </w:divBdr>
    </w:div>
    <w:div w:id="276452024">
      <w:bodyDiv w:val="1"/>
      <w:marLeft w:val="0"/>
      <w:marRight w:val="0"/>
      <w:marTop w:val="0"/>
      <w:marBottom w:val="0"/>
      <w:divBdr>
        <w:top w:val="none" w:sz="0" w:space="0" w:color="auto"/>
        <w:left w:val="none" w:sz="0" w:space="0" w:color="auto"/>
        <w:bottom w:val="none" w:sz="0" w:space="0" w:color="auto"/>
        <w:right w:val="none" w:sz="0" w:space="0" w:color="auto"/>
      </w:divBdr>
    </w:div>
    <w:div w:id="278418618">
      <w:bodyDiv w:val="1"/>
      <w:marLeft w:val="0"/>
      <w:marRight w:val="0"/>
      <w:marTop w:val="0"/>
      <w:marBottom w:val="0"/>
      <w:divBdr>
        <w:top w:val="none" w:sz="0" w:space="0" w:color="auto"/>
        <w:left w:val="none" w:sz="0" w:space="0" w:color="auto"/>
        <w:bottom w:val="none" w:sz="0" w:space="0" w:color="auto"/>
        <w:right w:val="none" w:sz="0" w:space="0" w:color="auto"/>
      </w:divBdr>
    </w:div>
    <w:div w:id="285819214">
      <w:bodyDiv w:val="1"/>
      <w:marLeft w:val="0"/>
      <w:marRight w:val="0"/>
      <w:marTop w:val="0"/>
      <w:marBottom w:val="0"/>
      <w:divBdr>
        <w:top w:val="none" w:sz="0" w:space="0" w:color="auto"/>
        <w:left w:val="none" w:sz="0" w:space="0" w:color="auto"/>
        <w:bottom w:val="none" w:sz="0" w:space="0" w:color="auto"/>
        <w:right w:val="none" w:sz="0" w:space="0" w:color="auto"/>
      </w:divBdr>
    </w:div>
    <w:div w:id="287321616">
      <w:bodyDiv w:val="1"/>
      <w:marLeft w:val="0"/>
      <w:marRight w:val="0"/>
      <w:marTop w:val="0"/>
      <w:marBottom w:val="0"/>
      <w:divBdr>
        <w:top w:val="none" w:sz="0" w:space="0" w:color="auto"/>
        <w:left w:val="none" w:sz="0" w:space="0" w:color="auto"/>
        <w:bottom w:val="none" w:sz="0" w:space="0" w:color="auto"/>
        <w:right w:val="none" w:sz="0" w:space="0" w:color="auto"/>
      </w:divBdr>
    </w:div>
    <w:div w:id="290282922">
      <w:bodyDiv w:val="1"/>
      <w:marLeft w:val="0"/>
      <w:marRight w:val="0"/>
      <w:marTop w:val="0"/>
      <w:marBottom w:val="0"/>
      <w:divBdr>
        <w:top w:val="none" w:sz="0" w:space="0" w:color="auto"/>
        <w:left w:val="none" w:sz="0" w:space="0" w:color="auto"/>
        <w:bottom w:val="none" w:sz="0" w:space="0" w:color="auto"/>
        <w:right w:val="none" w:sz="0" w:space="0" w:color="auto"/>
      </w:divBdr>
    </w:div>
    <w:div w:id="295988328">
      <w:bodyDiv w:val="1"/>
      <w:marLeft w:val="0"/>
      <w:marRight w:val="0"/>
      <w:marTop w:val="0"/>
      <w:marBottom w:val="0"/>
      <w:divBdr>
        <w:top w:val="none" w:sz="0" w:space="0" w:color="auto"/>
        <w:left w:val="none" w:sz="0" w:space="0" w:color="auto"/>
        <w:bottom w:val="none" w:sz="0" w:space="0" w:color="auto"/>
        <w:right w:val="none" w:sz="0" w:space="0" w:color="auto"/>
      </w:divBdr>
    </w:div>
    <w:div w:id="301666227">
      <w:bodyDiv w:val="1"/>
      <w:marLeft w:val="0"/>
      <w:marRight w:val="0"/>
      <w:marTop w:val="0"/>
      <w:marBottom w:val="0"/>
      <w:divBdr>
        <w:top w:val="none" w:sz="0" w:space="0" w:color="auto"/>
        <w:left w:val="none" w:sz="0" w:space="0" w:color="auto"/>
        <w:bottom w:val="none" w:sz="0" w:space="0" w:color="auto"/>
        <w:right w:val="none" w:sz="0" w:space="0" w:color="auto"/>
      </w:divBdr>
    </w:div>
    <w:div w:id="303701982">
      <w:bodyDiv w:val="1"/>
      <w:marLeft w:val="0"/>
      <w:marRight w:val="0"/>
      <w:marTop w:val="0"/>
      <w:marBottom w:val="0"/>
      <w:divBdr>
        <w:top w:val="none" w:sz="0" w:space="0" w:color="auto"/>
        <w:left w:val="none" w:sz="0" w:space="0" w:color="auto"/>
        <w:bottom w:val="none" w:sz="0" w:space="0" w:color="auto"/>
        <w:right w:val="none" w:sz="0" w:space="0" w:color="auto"/>
      </w:divBdr>
    </w:div>
    <w:div w:id="306521595">
      <w:bodyDiv w:val="1"/>
      <w:marLeft w:val="0"/>
      <w:marRight w:val="0"/>
      <w:marTop w:val="0"/>
      <w:marBottom w:val="0"/>
      <w:divBdr>
        <w:top w:val="none" w:sz="0" w:space="0" w:color="auto"/>
        <w:left w:val="none" w:sz="0" w:space="0" w:color="auto"/>
        <w:bottom w:val="none" w:sz="0" w:space="0" w:color="auto"/>
        <w:right w:val="none" w:sz="0" w:space="0" w:color="auto"/>
      </w:divBdr>
    </w:div>
    <w:div w:id="317461849">
      <w:bodyDiv w:val="1"/>
      <w:marLeft w:val="0"/>
      <w:marRight w:val="0"/>
      <w:marTop w:val="0"/>
      <w:marBottom w:val="0"/>
      <w:divBdr>
        <w:top w:val="none" w:sz="0" w:space="0" w:color="auto"/>
        <w:left w:val="none" w:sz="0" w:space="0" w:color="auto"/>
        <w:bottom w:val="none" w:sz="0" w:space="0" w:color="auto"/>
        <w:right w:val="none" w:sz="0" w:space="0" w:color="auto"/>
      </w:divBdr>
    </w:div>
    <w:div w:id="323969480">
      <w:bodyDiv w:val="1"/>
      <w:marLeft w:val="0"/>
      <w:marRight w:val="0"/>
      <w:marTop w:val="0"/>
      <w:marBottom w:val="0"/>
      <w:divBdr>
        <w:top w:val="none" w:sz="0" w:space="0" w:color="auto"/>
        <w:left w:val="none" w:sz="0" w:space="0" w:color="auto"/>
        <w:bottom w:val="none" w:sz="0" w:space="0" w:color="auto"/>
        <w:right w:val="none" w:sz="0" w:space="0" w:color="auto"/>
      </w:divBdr>
    </w:div>
    <w:div w:id="324743611">
      <w:bodyDiv w:val="1"/>
      <w:marLeft w:val="0"/>
      <w:marRight w:val="0"/>
      <w:marTop w:val="0"/>
      <w:marBottom w:val="0"/>
      <w:divBdr>
        <w:top w:val="none" w:sz="0" w:space="0" w:color="auto"/>
        <w:left w:val="none" w:sz="0" w:space="0" w:color="auto"/>
        <w:bottom w:val="none" w:sz="0" w:space="0" w:color="auto"/>
        <w:right w:val="none" w:sz="0" w:space="0" w:color="auto"/>
      </w:divBdr>
    </w:div>
    <w:div w:id="336661810">
      <w:bodyDiv w:val="1"/>
      <w:marLeft w:val="0"/>
      <w:marRight w:val="0"/>
      <w:marTop w:val="0"/>
      <w:marBottom w:val="0"/>
      <w:divBdr>
        <w:top w:val="none" w:sz="0" w:space="0" w:color="auto"/>
        <w:left w:val="none" w:sz="0" w:space="0" w:color="auto"/>
        <w:bottom w:val="none" w:sz="0" w:space="0" w:color="auto"/>
        <w:right w:val="none" w:sz="0" w:space="0" w:color="auto"/>
      </w:divBdr>
    </w:div>
    <w:div w:id="339477847">
      <w:bodyDiv w:val="1"/>
      <w:marLeft w:val="0"/>
      <w:marRight w:val="0"/>
      <w:marTop w:val="0"/>
      <w:marBottom w:val="0"/>
      <w:divBdr>
        <w:top w:val="none" w:sz="0" w:space="0" w:color="auto"/>
        <w:left w:val="none" w:sz="0" w:space="0" w:color="auto"/>
        <w:bottom w:val="none" w:sz="0" w:space="0" w:color="auto"/>
        <w:right w:val="none" w:sz="0" w:space="0" w:color="auto"/>
      </w:divBdr>
    </w:div>
    <w:div w:id="340549467">
      <w:bodyDiv w:val="1"/>
      <w:marLeft w:val="0"/>
      <w:marRight w:val="0"/>
      <w:marTop w:val="0"/>
      <w:marBottom w:val="0"/>
      <w:divBdr>
        <w:top w:val="none" w:sz="0" w:space="0" w:color="auto"/>
        <w:left w:val="none" w:sz="0" w:space="0" w:color="auto"/>
        <w:bottom w:val="none" w:sz="0" w:space="0" w:color="auto"/>
        <w:right w:val="none" w:sz="0" w:space="0" w:color="auto"/>
      </w:divBdr>
    </w:div>
    <w:div w:id="342711314">
      <w:bodyDiv w:val="1"/>
      <w:marLeft w:val="0"/>
      <w:marRight w:val="0"/>
      <w:marTop w:val="0"/>
      <w:marBottom w:val="0"/>
      <w:divBdr>
        <w:top w:val="none" w:sz="0" w:space="0" w:color="auto"/>
        <w:left w:val="none" w:sz="0" w:space="0" w:color="auto"/>
        <w:bottom w:val="none" w:sz="0" w:space="0" w:color="auto"/>
        <w:right w:val="none" w:sz="0" w:space="0" w:color="auto"/>
      </w:divBdr>
    </w:div>
    <w:div w:id="343167676">
      <w:bodyDiv w:val="1"/>
      <w:marLeft w:val="0"/>
      <w:marRight w:val="0"/>
      <w:marTop w:val="0"/>
      <w:marBottom w:val="0"/>
      <w:divBdr>
        <w:top w:val="none" w:sz="0" w:space="0" w:color="auto"/>
        <w:left w:val="none" w:sz="0" w:space="0" w:color="auto"/>
        <w:bottom w:val="none" w:sz="0" w:space="0" w:color="auto"/>
        <w:right w:val="none" w:sz="0" w:space="0" w:color="auto"/>
      </w:divBdr>
    </w:div>
    <w:div w:id="346564919">
      <w:bodyDiv w:val="1"/>
      <w:marLeft w:val="0"/>
      <w:marRight w:val="0"/>
      <w:marTop w:val="0"/>
      <w:marBottom w:val="0"/>
      <w:divBdr>
        <w:top w:val="none" w:sz="0" w:space="0" w:color="auto"/>
        <w:left w:val="none" w:sz="0" w:space="0" w:color="auto"/>
        <w:bottom w:val="none" w:sz="0" w:space="0" w:color="auto"/>
        <w:right w:val="none" w:sz="0" w:space="0" w:color="auto"/>
      </w:divBdr>
    </w:div>
    <w:div w:id="350111099">
      <w:bodyDiv w:val="1"/>
      <w:marLeft w:val="0"/>
      <w:marRight w:val="0"/>
      <w:marTop w:val="0"/>
      <w:marBottom w:val="0"/>
      <w:divBdr>
        <w:top w:val="none" w:sz="0" w:space="0" w:color="auto"/>
        <w:left w:val="none" w:sz="0" w:space="0" w:color="auto"/>
        <w:bottom w:val="none" w:sz="0" w:space="0" w:color="auto"/>
        <w:right w:val="none" w:sz="0" w:space="0" w:color="auto"/>
      </w:divBdr>
    </w:div>
    <w:div w:id="356349346">
      <w:bodyDiv w:val="1"/>
      <w:marLeft w:val="0"/>
      <w:marRight w:val="0"/>
      <w:marTop w:val="0"/>
      <w:marBottom w:val="0"/>
      <w:divBdr>
        <w:top w:val="none" w:sz="0" w:space="0" w:color="auto"/>
        <w:left w:val="none" w:sz="0" w:space="0" w:color="auto"/>
        <w:bottom w:val="none" w:sz="0" w:space="0" w:color="auto"/>
        <w:right w:val="none" w:sz="0" w:space="0" w:color="auto"/>
      </w:divBdr>
    </w:div>
    <w:div w:id="357775005">
      <w:bodyDiv w:val="1"/>
      <w:marLeft w:val="0"/>
      <w:marRight w:val="0"/>
      <w:marTop w:val="0"/>
      <w:marBottom w:val="0"/>
      <w:divBdr>
        <w:top w:val="none" w:sz="0" w:space="0" w:color="auto"/>
        <w:left w:val="none" w:sz="0" w:space="0" w:color="auto"/>
        <w:bottom w:val="none" w:sz="0" w:space="0" w:color="auto"/>
        <w:right w:val="none" w:sz="0" w:space="0" w:color="auto"/>
      </w:divBdr>
    </w:div>
    <w:div w:id="358090423">
      <w:bodyDiv w:val="1"/>
      <w:marLeft w:val="0"/>
      <w:marRight w:val="0"/>
      <w:marTop w:val="0"/>
      <w:marBottom w:val="0"/>
      <w:divBdr>
        <w:top w:val="none" w:sz="0" w:space="0" w:color="auto"/>
        <w:left w:val="none" w:sz="0" w:space="0" w:color="auto"/>
        <w:bottom w:val="none" w:sz="0" w:space="0" w:color="auto"/>
        <w:right w:val="none" w:sz="0" w:space="0" w:color="auto"/>
      </w:divBdr>
    </w:div>
    <w:div w:id="363798341">
      <w:bodyDiv w:val="1"/>
      <w:marLeft w:val="0"/>
      <w:marRight w:val="0"/>
      <w:marTop w:val="0"/>
      <w:marBottom w:val="0"/>
      <w:divBdr>
        <w:top w:val="none" w:sz="0" w:space="0" w:color="auto"/>
        <w:left w:val="none" w:sz="0" w:space="0" w:color="auto"/>
        <w:bottom w:val="none" w:sz="0" w:space="0" w:color="auto"/>
        <w:right w:val="none" w:sz="0" w:space="0" w:color="auto"/>
      </w:divBdr>
    </w:div>
    <w:div w:id="369381392">
      <w:bodyDiv w:val="1"/>
      <w:marLeft w:val="0"/>
      <w:marRight w:val="0"/>
      <w:marTop w:val="0"/>
      <w:marBottom w:val="0"/>
      <w:divBdr>
        <w:top w:val="none" w:sz="0" w:space="0" w:color="auto"/>
        <w:left w:val="none" w:sz="0" w:space="0" w:color="auto"/>
        <w:bottom w:val="none" w:sz="0" w:space="0" w:color="auto"/>
        <w:right w:val="none" w:sz="0" w:space="0" w:color="auto"/>
      </w:divBdr>
    </w:div>
    <w:div w:id="369959658">
      <w:bodyDiv w:val="1"/>
      <w:marLeft w:val="0"/>
      <w:marRight w:val="0"/>
      <w:marTop w:val="0"/>
      <w:marBottom w:val="0"/>
      <w:divBdr>
        <w:top w:val="none" w:sz="0" w:space="0" w:color="auto"/>
        <w:left w:val="none" w:sz="0" w:space="0" w:color="auto"/>
        <w:bottom w:val="none" w:sz="0" w:space="0" w:color="auto"/>
        <w:right w:val="none" w:sz="0" w:space="0" w:color="auto"/>
      </w:divBdr>
    </w:div>
    <w:div w:id="377125587">
      <w:bodyDiv w:val="1"/>
      <w:marLeft w:val="0"/>
      <w:marRight w:val="0"/>
      <w:marTop w:val="0"/>
      <w:marBottom w:val="0"/>
      <w:divBdr>
        <w:top w:val="none" w:sz="0" w:space="0" w:color="auto"/>
        <w:left w:val="none" w:sz="0" w:space="0" w:color="auto"/>
        <w:bottom w:val="none" w:sz="0" w:space="0" w:color="auto"/>
        <w:right w:val="none" w:sz="0" w:space="0" w:color="auto"/>
      </w:divBdr>
    </w:div>
    <w:div w:id="379743755">
      <w:bodyDiv w:val="1"/>
      <w:marLeft w:val="0"/>
      <w:marRight w:val="0"/>
      <w:marTop w:val="0"/>
      <w:marBottom w:val="0"/>
      <w:divBdr>
        <w:top w:val="none" w:sz="0" w:space="0" w:color="auto"/>
        <w:left w:val="none" w:sz="0" w:space="0" w:color="auto"/>
        <w:bottom w:val="none" w:sz="0" w:space="0" w:color="auto"/>
        <w:right w:val="none" w:sz="0" w:space="0" w:color="auto"/>
      </w:divBdr>
    </w:div>
    <w:div w:id="385881727">
      <w:bodyDiv w:val="1"/>
      <w:marLeft w:val="0"/>
      <w:marRight w:val="0"/>
      <w:marTop w:val="0"/>
      <w:marBottom w:val="0"/>
      <w:divBdr>
        <w:top w:val="none" w:sz="0" w:space="0" w:color="auto"/>
        <w:left w:val="none" w:sz="0" w:space="0" w:color="auto"/>
        <w:bottom w:val="none" w:sz="0" w:space="0" w:color="auto"/>
        <w:right w:val="none" w:sz="0" w:space="0" w:color="auto"/>
      </w:divBdr>
    </w:div>
    <w:div w:id="390083422">
      <w:bodyDiv w:val="1"/>
      <w:marLeft w:val="0"/>
      <w:marRight w:val="0"/>
      <w:marTop w:val="0"/>
      <w:marBottom w:val="0"/>
      <w:divBdr>
        <w:top w:val="none" w:sz="0" w:space="0" w:color="auto"/>
        <w:left w:val="none" w:sz="0" w:space="0" w:color="auto"/>
        <w:bottom w:val="none" w:sz="0" w:space="0" w:color="auto"/>
        <w:right w:val="none" w:sz="0" w:space="0" w:color="auto"/>
      </w:divBdr>
    </w:div>
    <w:div w:id="395055277">
      <w:bodyDiv w:val="1"/>
      <w:marLeft w:val="0"/>
      <w:marRight w:val="0"/>
      <w:marTop w:val="0"/>
      <w:marBottom w:val="0"/>
      <w:divBdr>
        <w:top w:val="none" w:sz="0" w:space="0" w:color="auto"/>
        <w:left w:val="none" w:sz="0" w:space="0" w:color="auto"/>
        <w:bottom w:val="none" w:sz="0" w:space="0" w:color="auto"/>
        <w:right w:val="none" w:sz="0" w:space="0" w:color="auto"/>
      </w:divBdr>
    </w:div>
    <w:div w:id="395056953">
      <w:bodyDiv w:val="1"/>
      <w:marLeft w:val="0"/>
      <w:marRight w:val="0"/>
      <w:marTop w:val="0"/>
      <w:marBottom w:val="0"/>
      <w:divBdr>
        <w:top w:val="none" w:sz="0" w:space="0" w:color="auto"/>
        <w:left w:val="none" w:sz="0" w:space="0" w:color="auto"/>
        <w:bottom w:val="none" w:sz="0" w:space="0" w:color="auto"/>
        <w:right w:val="none" w:sz="0" w:space="0" w:color="auto"/>
      </w:divBdr>
    </w:div>
    <w:div w:id="397481655">
      <w:bodyDiv w:val="1"/>
      <w:marLeft w:val="0"/>
      <w:marRight w:val="0"/>
      <w:marTop w:val="0"/>
      <w:marBottom w:val="0"/>
      <w:divBdr>
        <w:top w:val="none" w:sz="0" w:space="0" w:color="auto"/>
        <w:left w:val="none" w:sz="0" w:space="0" w:color="auto"/>
        <w:bottom w:val="none" w:sz="0" w:space="0" w:color="auto"/>
        <w:right w:val="none" w:sz="0" w:space="0" w:color="auto"/>
      </w:divBdr>
    </w:div>
    <w:div w:id="399791781">
      <w:bodyDiv w:val="1"/>
      <w:marLeft w:val="0"/>
      <w:marRight w:val="0"/>
      <w:marTop w:val="0"/>
      <w:marBottom w:val="0"/>
      <w:divBdr>
        <w:top w:val="none" w:sz="0" w:space="0" w:color="auto"/>
        <w:left w:val="none" w:sz="0" w:space="0" w:color="auto"/>
        <w:bottom w:val="none" w:sz="0" w:space="0" w:color="auto"/>
        <w:right w:val="none" w:sz="0" w:space="0" w:color="auto"/>
      </w:divBdr>
    </w:div>
    <w:div w:id="404500073">
      <w:bodyDiv w:val="1"/>
      <w:marLeft w:val="0"/>
      <w:marRight w:val="0"/>
      <w:marTop w:val="0"/>
      <w:marBottom w:val="0"/>
      <w:divBdr>
        <w:top w:val="none" w:sz="0" w:space="0" w:color="auto"/>
        <w:left w:val="none" w:sz="0" w:space="0" w:color="auto"/>
        <w:bottom w:val="none" w:sz="0" w:space="0" w:color="auto"/>
        <w:right w:val="none" w:sz="0" w:space="0" w:color="auto"/>
      </w:divBdr>
    </w:div>
    <w:div w:id="424226138">
      <w:bodyDiv w:val="1"/>
      <w:marLeft w:val="0"/>
      <w:marRight w:val="0"/>
      <w:marTop w:val="0"/>
      <w:marBottom w:val="0"/>
      <w:divBdr>
        <w:top w:val="none" w:sz="0" w:space="0" w:color="auto"/>
        <w:left w:val="none" w:sz="0" w:space="0" w:color="auto"/>
        <w:bottom w:val="none" w:sz="0" w:space="0" w:color="auto"/>
        <w:right w:val="none" w:sz="0" w:space="0" w:color="auto"/>
      </w:divBdr>
    </w:div>
    <w:div w:id="424493907">
      <w:bodyDiv w:val="1"/>
      <w:marLeft w:val="0"/>
      <w:marRight w:val="0"/>
      <w:marTop w:val="0"/>
      <w:marBottom w:val="0"/>
      <w:divBdr>
        <w:top w:val="none" w:sz="0" w:space="0" w:color="auto"/>
        <w:left w:val="none" w:sz="0" w:space="0" w:color="auto"/>
        <w:bottom w:val="none" w:sz="0" w:space="0" w:color="auto"/>
        <w:right w:val="none" w:sz="0" w:space="0" w:color="auto"/>
      </w:divBdr>
    </w:div>
    <w:div w:id="433474541">
      <w:bodyDiv w:val="1"/>
      <w:marLeft w:val="0"/>
      <w:marRight w:val="0"/>
      <w:marTop w:val="0"/>
      <w:marBottom w:val="0"/>
      <w:divBdr>
        <w:top w:val="none" w:sz="0" w:space="0" w:color="auto"/>
        <w:left w:val="none" w:sz="0" w:space="0" w:color="auto"/>
        <w:bottom w:val="none" w:sz="0" w:space="0" w:color="auto"/>
        <w:right w:val="none" w:sz="0" w:space="0" w:color="auto"/>
      </w:divBdr>
    </w:div>
    <w:div w:id="434981579">
      <w:bodyDiv w:val="1"/>
      <w:marLeft w:val="0"/>
      <w:marRight w:val="0"/>
      <w:marTop w:val="0"/>
      <w:marBottom w:val="0"/>
      <w:divBdr>
        <w:top w:val="none" w:sz="0" w:space="0" w:color="auto"/>
        <w:left w:val="none" w:sz="0" w:space="0" w:color="auto"/>
        <w:bottom w:val="none" w:sz="0" w:space="0" w:color="auto"/>
        <w:right w:val="none" w:sz="0" w:space="0" w:color="auto"/>
      </w:divBdr>
    </w:div>
    <w:div w:id="436485172">
      <w:bodyDiv w:val="1"/>
      <w:marLeft w:val="0"/>
      <w:marRight w:val="0"/>
      <w:marTop w:val="0"/>
      <w:marBottom w:val="0"/>
      <w:divBdr>
        <w:top w:val="none" w:sz="0" w:space="0" w:color="auto"/>
        <w:left w:val="none" w:sz="0" w:space="0" w:color="auto"/>
        <w:bottom w:val="none" w:sz="0" w:space="0" w:color="auto"/>
        <w:right w:val="none" w:sz="0" w:space="0" w:color="auto"/>
      </w:divBdr>
    </w:div>
    <w:div w:id="443381554">
      <w:bodyDiv w:val="1"/>
      <w:marLeft w:val="0"/>
      <w:marRight w:val="0"/>
      <w:marTop w:val="0"/>
      <w:marBottom w:val="0"/>
      <w:divBdr>
        <w:top w:val="none" w:sz="0" w:space="0" w:color="auto"/>
        <w:left w:val="none" w:sz="0" w:space="0" w:color="auto"/>
        <w:bottom w:val="none" w:sz="0" w:space="0" w:color="auto"/>
        <w:right w:val="none" w:sz="0" w:space="0" w:color="auto"/>
      </w:divBdr>
    </w:div>
    <w:div w:id="449593473">
      <w:bodyDiv w:val="1"/>
      <w:marLeft w:val="0"/>
      <w:marRight w:val="0"/>
      <w:marTop w:val="0"/>
      <w:marBottom w:val="0"/>
      <w:divBdr>
        <w:top w:val="none" w:sz="0" w:space="0" w:color="auto"/>
        <w:left w:val="none" w:sz="0" w:space="0" w:color="auto"/>
        <w:bottom w:val="none" w:sz="0" w:space="0" w:color="auto"/>
        <w:right w:val="none" w:sz="0" w:space="0" w:color="auto"/>
      </w:divBdr>
    </w:div>
    <w:div w:id="461272661">
      <w:bodyDiv w:val="1"/>
      <w:marLeft w:val="0"/>
      <w:marRight w:val="0"/>
      <w:marTop w:val="0"/>
      <w:marBottom w:val="0"/>
      <w:divBdr>
        <w:top w:val="none" w:sz="0" w:space="0" w:color="auto"/>
        <w:left w:val="none" w:sz="0" w:space="0" w:color="auto"/>
        <w:bottom w:val="none" w:sz="0" w:space="0" w:color="auto"/>
        <w:right w:val="none" w:sz="0" w:space="0" w:color="auto"/>
      </w:divBdr>
    </w:div>
    <w:div w:id="464658453">
      <w:bodyDiv w:val="1"/>
      <w:marLeft w:val="0"/>
      <w:marRight w:val="0"/>
      <w:marTop w:val="0"/>
      <w:marBottom w:val="0"/>
      <w:divBdr>
        <w:top w:val="none" w:sz="0" w:space="0" w:color="auto"/>
        <w:left w:val="none" w:sz="0" w:space="0" w:color="auto"/>
        <w:bottom w:val="none" w:sz="0" w:space="0" w:color="auto"/>
        <w:right w:val="none" w:sz="0" w:space="0" w:color="auto"/>
      </w:divBdr>
    </w:div>
    <w:div w:id="465046751">
      <w:bodyDiv w:val="1"/>
      <w:marLeft w:val="0"/>
      <w:marRight w:val="0"/>
      <w:marTop w:val="0"/>
      <w:marBottom w:val="0"/>
      <w:divBdr>
        <w:top w:val="none" w:sz="0" w:space="0" w:color="auto"/>
        <w:left w:val="none" w:sz="0" w:space="0" w:color="auto"/>
        <w:bottom w:val="none" w:sz="0" w:space="0" w:color="auto"/>
        <w:right w:val="none" w:sz="0" w:space="0" w:color="auto"/>
      </w:divBdr>
    </w:div>
    <w:div w:id="467817395">
      <w:bodyDiv w:val="1"/>
      <w:marLeft w:val="0"/>
      <w:marRight w:val="0"/>
      <w:marTop w:val="0"/>
      <w:marBottom w:val="0"/>
      <w:divBdr>
        <w:top w:val="none" w:sz="0" w:space="0" w:color="auto"/>
        <w:left w:val="none" w:sz="0" w:space="0" w:color="auto"/>
        <w:bottom w:val="none" w:sz="0" w:space="0" w:color="auto"/>
        <w:right w:val="none" w:sz="0" w:space="0" w:color="auto"/>
      </w:divBdr>
    </w:div>
    <w:div w:id="468130087">
      <w:bodyDiv w:val="1"/>
      <w:marLeft w:val="0"/>
      <w:marRight w:val="0"/>
      <w:marTop w:val="0"/>
      <w:marBottom w:val="0"/>
      <w:divBdr>
        <w:top w:val="none" w:sz="0" w:space="0" w:color="auto"/>
        <w:left w:val="none" w:sz="0" w:space="0" w:color="auto"/>
        <w:bottom w:val="none" w:sz="0" w:space="0" w:color="auto"/>
        <w:right w:val="none" w:sz="0" w:space="0" w:color="auto"/>
      </w:divBdr>
    </w:div>
    <w:div w:id="474298001">
      <w:bodyDiv w:val="1"/>
      <w:marLeft w:val="0"/>
      <w:marRight w:val="0"/>
      <w:marTop w:val="0"/>
      <w:marBottom w:val="0"/>
      <w:divBdr>
        <w:top w:val="none" w:sz="0" w:space="0" w:color="auto"/>
        <w:left w:val="none" w:sz="0" w:space="0" w:color="auto"/>
        <w:bottom w:val="none" w:sz="0" w:space="0" w:color="auto"/>
        <w:right w:val="none" w:sz="0" w:space="0" w:color="auto"/>
      </w:divBdr>
    </w:div>
    <w:div w:id="475924504">
      <w:bodyDiv w:val="1"/>
      <w:marLeft w:val="0"/>
      <w:marRight w:val="0"/>
      <w:marTop w:val="0"/>
      <w:marBottom w:val="0"/>
      <w:divBdr>
        <w:top w:val="none" w:sz="0" w:space="0" w:color="auto"/>
        <w:left w:val="none" w:sz="0" w:space="0" w:color="auto"/>
        <w:bottom w:val="none" w:sz="0" w:space="0" w:color="auto"/>
        <w:right w:val="none" w:sz="0" w:space="0" w:color="auto"/>
      </w:divBdr>
    </w:div>
    <w:div w:id="479274377">
      <w:bodyDiv w:val="1"/>
      <w:marLeft w:val="0"/>
      <w:marRight w:val="0"/>
      <w:marTop w:val="0"/>
      <w:marBottom w:val="0"/>
      <w:divBdr>
        <w:top w:val="none" w:sz="0" w:space="0" w:color="auto"/>
        <w:left w:val="none" w:sz="0" w:space="0" w:color="auto"/>
        <w:bottom w:val="none" w:sz="0" w:space="0" w:color="auto"/>
        <w:right w:val="none" w:sz="0" w:space="0" w:color="auto"/>
      </w:divBdr>
    </w:div>
    <w:div w:id="479419419">
      <w:bodyDiv w:val="1"/>
      <w:marLeft w:val="0"/>
      <w:marRight w:val="0"/>
      <w:marTop w:val="0"/>
      <w:marBottom w:val="0"/>
      <w:divBdr>
        <w:top w:val="none" w:sz="0" w:space="0" w:color="auto"/>
        <w:left w:val="none" w:sz="0" w:space="0" w:color="auto"/>
        <w:bottom w:val="none" w:sz="0" w:space="0" w:color="auto"/>
        <w:right w:val="none" w:sz="0" w:space="0" w:color="auto"/>
      </w:divBdr>
    </w:div>
    <w:div w:id="481969062">
      <w:bodyDiv w:val="1"/>
      <w:marLeft w:val="0"/>
      <w:marRight w:val="0"/>
      <w:marTop w:val="0"/>
      <w:marBottom w:val="0"/>
      <w:divBdr>
        <w:top w:val="none" w:sz="0" w:space="0" w:color="auto"/>
        <w:left w:val="none" w:sz="0" w:space="0" w:color="auto"/>
        <w:bottom w:val="none" w:sz="0" w:space="0" w:color="auto"/>
        <w:right w:val="none" w:sz="0" w:space="0" w:color="auto"/>
      </w:divBdr>
    </w:div>
    <w:div w:id="485705996">
      <w:bodyDiv w:val="1"/>
      <w:marLeft w:val="0"/>
      <w:marRight w:val="0"/>
      <w:marTop w:val="0"/>
      <w:marBottom w:val="0"/>
      <w:divBdr>
        <w:top w:val="none" w:sz="0" w:space="0" w:color="auto"/>
        <w:left w:val="none" w:sz="0" w:space="0" w:color="auto"/>
        <w:bottom w:val="none" w:sz="0" w:space="0" w:color="auto"/>
        <w:right w:val="none" w:sz="0" w:space="0" w:color="auto"/>
      </w:divBdr>
    </w:div>
    <w:div w:id="488256847">
      <w:bodyDiv w:val="1"/>
      <w:marLeft w:val="0"/>
      <w:marRight w:val="0"/>
      <w:marTop w:val="0"/>
      <w:marBottom w:val="0"/>
      <w:divBdr>
        <w:top w:val="none" w:sz="0" w:space="0" w:color="auto"/>
        <w:left w:val="none" w:sz="0" w:space="0" w:color="auto"/>
        <w:bottom w:val="none" w:sz="0" w:space="0" w:color="auto"/>
        <w:right w:val="none" w:sz="0" w:space="0" w:color="auto"/>
      </w:divBdr>
    </w:div>
    <w:div w:id="497617022">
      <w:bodyDiv w:val="1"/>
      <w:marLeft w:val="0"/>
      <w:marRight w:val="0"/>
      <w:marTop w:val="0"/>
      <w:marBottom w:val="0"/>
      <w:divBdr>
        <w:top w:val="none" w:sz="0" w:space="0" w:color="auto"/>
        <w:left w:val="none" w:sz="0" w:space="0" w:color="auto"/>
        <w:bottom w:val="none" w:sz="0" w:space="0" w:color="auto"/>
        <w:right w:val="none" w:sz="0" w:space="0" w:color="auto"/>
      </w:divBdr>
    </w:div>
    <w:div w:id="500661168">
      <w:bodyDiv w:val="1"/>
      <w:marLeft w:val="0"/>
      <w:marRight w:val="0"/>
      <w:marTop w:val="0"/>
      <w:marBottom w:val="0"/>
      <w:divBdr>
        <w:top w:val="none" w:sz="0" w:space="0" w:color="auto"/>
        <w:left w:val="none" w:sz="0" w:space="0" w:color="auto"/>
        <w:bottom w:val="none" w:sz="0" w:space="0" w:color="auto"/>
        <w:right w:val="none" w:sz="0" w:space="0" w:color="auto"/>
      </w:divBdr>
    </w:div>
    <w:div w:id="510334889">
      <w:bodyDiv w:val="1"/>
      <w:marLeft w:val="0"/>
      <w:marRight w:val="0"/>
      <w:marTop w:val="0"/>
      <w:marBottom w:val="0"/>
      <w:divBdr>
        <w:top w:val="none" w:sz="0" w:space="0" w:color="auto"/>
        <w:left w:val="none" w:sz="0" w:space="0" w:color="auto"/>
        <w:bottom w:val="none" w:sz="0" w:space="0" w:color="auto"/>
        <w:right w:val="none" w:sz="0" w:space="0" w:color="auto"/>
      </w:divBdr>
    </w:div>
    <w:div w:id="515653771">
      <w:bodyDiv w:val="1"/>
      <w:marLeft w:val="0"/>
      <w:marRight w:val="0"/>
      <w:marTop w:val="0"/>
      <w:marBottom w:val="0"/>
      <w:divBdr>
        <w:top w:val="none" w:sz="0" w:space="0" w:color="auto"/>
        <w:left w:val="none" w:sz="0" w:space="0" w:color="auto"/>
        <w:bottom w:val="none" w:sz="0" w:space="0" w:color="auto"/>
        <w:right w:val="none" w:sz="0" w:space="0" w:color="auto"/>
      </w:divBdr>
    </w:div>
    <w:div w:id="516041475">
      <w:bodyDiv w:val="1"/>
      <w:marLeft w:val="0"/>
      <w:marRight w:val="0"/>
      <w:marTop w:val="0"/>
      <w:marBottom w:val="0"/>
      <w:divBdr>
        <w:top w:val="none" w:sz="0" w:space="0" w:color="auto"/>
        <w:left w:val="none" w:sz="0" w:space="0" w:color="auto"/>
        <w:bottom w:val="none" w:sz="0" w:space="0" w:color="auto"/>
        <w:right w:val="none" w:sz="0" w:space="0" w:color="auto"/>
      </w:divBdr>
    </w:div>
    <w:div w:id="516387707">
      <w:bodyDiv w:val="1"/>
      <w:marLeft w:val="0"/>
      <w:marRight w:val="0"/>
      <w:marTop w:val="0"/>
      <w:marBottom w:val="0"/>
      <w:divBdr>
        <w:top w:val="none" w:sz="0" w:space="0" w:color="auto"/>
        <w:left w:val="none" w:sz="0" w:space="0" w:color="auto"/>
        <w:bottom w:val="none" w:sz="0" w:space="0" w:color="auto"/>
        <w:right w:val="none" w:sz="0" w:space="0" w:color="auto"/>
      </w:divBdr>
    </w:div>
    <w:div w:id="524294557">
      <w:bodyDiv w:val="1"/>
      <w:marLeft w:val="0"/>
      <w:marRight w:val="0"/>
      <w:marTop w:val="0"/>
      <w:marBottom w:val="0"/>
      <w:divBdr>
        <w:top w:val="none" w:sz="0" w:space="0" w:color="auto"/>
        <w:left w:val="none" w:sz="0" w:space="0" w:color="auto"/>
        <w:bottom w:val="none" w:sz="0" w:space="0" w:color="auto"/>
        <w:right w:val="none" w:sz="0" w:space="0" w:color="auto"/>
      </w:divBdr>
    </w:div>
    <w:div w:id="532310716">
      <w:bodyDiv w:val="1"/>
      <w:marLeft w:val="0"/>
      <w:marRight w:val="0"/>
      <w:marTop w:val="0"/>
      <w:marBottom w:val="0"/>
      <w:divBdr>
        <w:top w:val="none" w:sz="0" w:space="0" w:color="auto"/>
        <w:left w:val="none" w:sz="0" w:space="0" w:color="auto"/>
        <w:bottom w:val="none" w:sz="0" w:space="0" w:color="auto"/>
        <w:right w:val="none" w:sz="0" w:space="0" w:color="auto"/>
      </w:divBdr>
    </w:div>
    <w:div w:id="535389656">
      <w:bodyDiv w:val="1"/>
      <w:marLeft w:val="0"/>
      <w:marRight w:val="0"/>
      <w:marTop w:val="0"/>
      <w:marBottom w:val="0"/>
      <w:divBdr>
        <w:top w:val="none" w:sz="0" w:space="0" w:color="auto"/>
        <w:left w:val="none" w:sz="0" w:space="0" w:color="auto"/>
        <w:bottom w:val="none" w:sz="0" w:space="0" w:color="auto"/>
        <w:right w:val="none" w:sz="0" w:space="0" w:color="auto"/>
      </w:divBdr>
    </w:div>
    <w:div w:id="539786105">
      <w:bodyDiv w:val="1"/>
      <w:marLeft w:val="0"/>
      <w:marRight w:val="0"/>
      <w:marTop w:val="0"/>
      <w:marBottom w:val="0"/>
      <w:divBdr>
        <w:top w:val="none" w:sz="0" w:space="0" w:color="auto"/>
        <w:left w:val="none" w:sz="0" w:space="0" w:color="auto"/>
        <w:bottom w:val="none" w:sz="0" w:space="0" w:color="auto"/>
        <w:right w:val="none" w:sz="0" w:space="0" w:color="auto"/>
      </w:divBdr>
    </w:div>
    <w:div w:id="551429645">
      <w:bodyDiv w:val="1"/>
      <w:marLeft w:val="0"/>
      <w:marRight w:val="0"/>
      <w:marTop w:val="0"/>
      <w:marBottom w:val="0"/>
      <w:divBdr>
        <w:top w:val="none" w:sz="0" w:space="0" w:color="auto"/>
        <w:left w:val="none" w:sz="0" w:space="0" w:color="auto"/>
        <w:bottom w:val="none" w:sz="0" w:space="0" w:color="auto"/>
        <w:right w:val="none" w:sz="0" w:space="0" w:color="auto"/>
      </w:divBdr>
    </w:div>
    <w:div w:id="559482674">
      <w:bodyDiv w:val="1"/>
      <w:marLeft w:val="0"/>
      <w:marRight w:val="0"/>
      <w:marTop w:val="0"/>
      <w:marBottom w:val="0"/>
      <w:divBdr>
        <w:top w:val="none" w:sz="0" w:space="0" w:color="auto"/>
        <w:left w:val="none" w:sz="0" w:space="0" w:color="auto"/>
        <w:bottom w:val="none" w:sz="0" w:space="0" w:color="auto"/>
        <w:right w:val="none" w:sz="0" w:space="0" w:color="auto"/>
      </w:divBdr>
    </w:div>
    <w:div w:id="561257062">
      <w:bodyDiv w:val="1"/>
      <w:marLeft w:val="0"/>
      <w:marRight w:val="0"/>
      <w:marTop w:val="0"/>
      <w:marBottom w:val="0"/>
      <w:divBdr>
        <w:top w:val="none" w:sz="0" w:space="0" w:color="auto"/>
        <w:left w:val="none" w:sz="0" w:space="0" w:color="auto"/>
        <w:bottom w:val="none" w:sz="0" w:space="0" w:color="auto"/>
        <w:right w:val="none" w:sz="0" w:space="0" w:color="auto"/>
      </w:divBdr>
    </w:div>
    <w:div w:id="566262380">
      <w:bodyDiv w:val="1"/>
      <w:marLeft w:val="0"/>
      <w:marRight w:val="0"/>
      <w:marTop w:val="0"/>
      <w:marBottom w:val="0"/>
      <w:divBdr>
        <w:top w:val="none" w:sz="0" w:space="0" w:color="auto"/>
        <w:left w:val="none" w:sz="0" w:space="0" w:color="auto"/>
        <w:bottom w:val="none" w:sz="0" w:space="0" w:color="auto"/>
        <w:right w:val="none" w:sz="0" w:space="0" w:color="auto"/>
      </w:divBdr>
    </w:div>
    <w:div w:id="570971379">
      <w:bodyDiv w:val="1"/>
      <w:marLeft w:val="0"/>
      <w:marRight w:val="0"/>
      <w:marTop w:val="0"/>
      <w:marBottom w:val="0"/>
      <w:divBdr>
        <w:top w:val="none" w:sz="0" w:space="0" w:color="auto"/>
        <w:left w:val="none" w:sz="0" w:space="0" w:color="auto"/>
        <w:bottom w:val="none" w:sz="0" w:space="0" w:color="auto"/>
        <w:right w:val="none" w:sz="0" w:space="0" w:color="auto"/>
      </w:divBdr>
    </w:div>
    <w:div w:id="580603070">
      <w:bodyDiv w:val="1"/>
      <w:marLeft w:val="0"/>
      <w:marRight w:val="0"/>
      <w:marTop w:val="0"/>
      <w:marBottom w:val="0"/>
      <w:divBdr>
        <w:top w:val="none" w:sz="0" w:space="0" w:color="auto"/>
        <w:left w:val="none" w:sz="0" w:space="0" w:color="auto"/>
        <w:bottom w:val="none" w:sz="0" w:space="0" w:color="auto"/>
        <w:right w:val="none" w:sz="0" w:space="0" w:color="auto"/>
      </w:divBdr>
    </w:div>
    <w:div w:id="580678717">
      <w:bodyDiv w:val="1"/>
      <w:marLeft w:val="0"/>
      <w:marRight w:val="0"/>
      <w:marTop w:val="0"/>
      <w:marBottom w:val="0"/>
      <w:divBdr>
        <w:top w:val="none" w:sz="0" w:space="0" w:color="auto"/>
        <w:left w:val="none" w:sz="0" w:space="0" w:color="auto"/>
        <w:bottom w:val="none" w:sz="0" w:space="0" w:color="auto"/>
        <w:right w:val="none" w:sz="0" w:space="0" w:color="auto"/>
      </w:divBdr>
    </w:div>
    <w:div w:id="584337235">
      <w:bodyDiv w:val="1"/>
      <w:marLeft w:val="0"/>
      <w:marRight w:val="0"/>
      <w:marTop w:val="0"/>
      <w:marBottom w:val="0"/>
      <w:divBdr>
        <w:top w:val="none" w:sz="0" w:space="0" w:color="auto"/>
        <w:left w:val="none" w:sz="0" w:space="0" w:color="auto"/>
        <w:bottom w:val="none" w:sz="0" w:space="0" w:color="auto"/>
        <w:right w:val="none" w:sz="0" w:space="0" w:color="auto"/>
      </w:divBdr>
    </w:div>
    <w:div w:id="592666745">
      <w:bodyDiv w:val="1"/>
      <w:marLeft w:val="0"/>
      <w:marRight w:val="0"/>
      <w:marTop w:val="0"/>
      <w:marBottom w:val="0"/>
      <w:divBdr>
        <w:top w:val="none" w:sz="0" w:space="0" w:color="auto"/>
        <w:left w:val="none" w:sz="0" w:space="0" w:color="auto"/>
        <w:bottom w:val="none" w:sz="0" w:space="0" w:color="auto"/>
        <w:right w:val="none" w:sz="0" w:space="0" w:color="auto"/>
      </w:divBdr>
    </w:div>
    <w:div w:id="596597900">
      <w:bodyDiv w:val="1"/>
      <w:marLeft w:val="0"/>
      <w:marRight w:val="0"/>
      <w:marTop w:val="0"/>
      <w:marBottom w:val="0"/>
      <w:divBdr>
        <w:top w:val="none" w:sz="0" w:space="0" w:color="auto"/>
        <w:left w:val="none" w:sz="0" w:space="0" w:color="auto"/>
        <w:bottom w:val="none" w:sz="0" w:space="0" w:color="auto"/>
        <w:right w:val="none" w:sz="0" w:space="0" w:color="auto"/>
      </w:divBdr>
    </w:div>
    <w:div w:id="616377562">
      <w:bodyDiv w:val="1"/>
      <w:marLeft w:val="0"/>
      <w:marRight w:val="0"/>
      <w:marTop w:val="0"/>
      <w:marBottom w:val="0"/>
      <w:divBdr>
        <w:top w:val="none" w:sz="0" w:space="0" w:color="auto"/>
        <w:left w:val="none" w:sz="0" w:space="0" w:color="auto"/>
        <w:bottom w:val="none" w:sz="0" w:space="0" w:color="auto"/>
        <w:right w:val="none" w:sz="0" w:space="0" w:color="auto"/>
      </w:divBdr>
    </w:div>
    <w:div w:id="638657696">
      <w:bodyDiv w:val="1"/>
      <w:marLeft w:val="0"/>
      <w:marRight w:val="0"/>
      <w:marTop w:val="0"/>
      <w:marBottom w:val="0"/>
      <w:divBdr>
        <w:top w:val="none" w:sz="0" w:space="0" w:color="auto"/>
        <w:left w:val="none" w:sz="0" w:space="0" w:color="auto"/>
        <w:bottom w:val="none" w:sz="0" w:space="0" w:color="auto"/>
        <w:right w:val="none" w:sz="0" w:space="0" w:color="auto"/>
      </w:divBdr>
    </w:div>
    <w:div w:id="645401358">
      <w:bodyDiv w:val="1"/>
      <w:marLeft w:val="0"/>
      <w:marRight w:val="0"/>
      <w:marTop w:val="0"/>
      <w:marBottom w:val="0"/>
      <w:divBdr>
        <w:top w:val="none" w:sz="0" w:space="0" w:color="auto"/>
        <w:left w:val="none" w:sz="0" w:space="0" w:color="auto"/>
        <w:bottom w:val="none" w:sz="0" w:space="0" w:color="auto"/>
        <w:right w:val="none" w:sz="0" w:space="0" w:color="auto"/>
      </w:divBdr>
    </w:div>
    <w:div w:id="650209801">
      <w:bodyDiv w:val="1"/>
      <w:marLeft w:val="0"/>
      <w:marRight w:val="0"/>
      <w:marTop w:val="0"/>
      <w:marBottom w:val="0"/>
      <w:divBdr>
        <w:top w:val="none" w:sz="0" w:space="0" w:color="auto"/>
        <w:left w:val="none" w:sz="0" w:space="0" w:color="auto"/>
        <w:bottom w:val="none" w:sz="0" w:space="0" w:color="auto"/>
        <w:right w:val="none" w:sz="0" w:space="0" w:color="auto"/>
      </w:divBdr>
    </w:div>
    <w:div w:id="651131637">
      <w:bodyDiv w:val="1"/>
      <w:marLeft w:val="0"/>
      <w:marRight w:val="0"/>
      <w:marTop w:val="0"/>
      <w:marBottom w:val="0"/>
      <w:divBdr>
        <w:top w:val="none" w:sz="0" w:space="0" w:color="auto"/>
        <w:left w:val="none" w:sz="0" w:space="0" w:color="auto"/>
        <w:bottom w:val="none" w:sz="0" w:space="0" w:color="auto"/>
        <w:right w:val="none" w:sz="0" w:space="0" w:color="auto"/>
      </w:divBdr>
    </w:div>
    <w:div w:id="655500110">
      <w:bodyDiv w:val="1"/>
      <w:marLeft w:val="0"/>
      <w:marRight w:val="0"/>
      <w:marTop w:val="0"/>
      <w:marBottom w:val="0"/>
      <w:divBdr>
        <w:top w:val="none" w:sz="0" w:space="0" w:color="auto"/>
        <w:left w:val="none" w:sz="0" w:space="0" w:color="auto"/>
        <w:bottom w:val="none" w:sz="0" w:space="0" w:color="auto"/>
        <w:right w:val="none" w:sz="0" w:space="0" w:color="auto"/>
      </w:divBdr>
    </w:div>
    <w:div w:id="655837267">
      <w:bodyDiv w:val="1"/>
      <w:marLeft w:val="0"/>
      <w:marRight w:val="0"/>
      <w:marTop w:val="0"/>
      <w:marBottom w:val="0"/>
      <w:divBdr>
        <w:top w:val="none" w:sz="0" w:space="0" w:color="auto"/>
        <w:left w:val="none" w:sz="0" w:space="0" w:color="auto"/>
        <w:bottom w:val="none" w:sz="0" w:space="0" w:color="auto"/>
        <w:right w:val="none" w:sz="0" w:space="0" w:color="auto"/>
      </w:divBdr>
    </w:div>
    <w:div w:id="663582315">
      <w:bodyDiv w:val="1"/>
      <w:marLeft w:val="0"/>
      <w:marRight w:val="0"/>
      <w:marTop w:val="0"/>
      <w:marBottom w:val="0"/>
      <w:divBdr>
        <w:top w:val="none" w:sz="0" w:space="0" w:color="auto"/>
        <w:left w:val="none" w:sz="0" w:space="0" w:color="auto"/>
        <w:bottom w:val="none" w:sz="0" w:space="0" w:color="auto"/>
        <w:right w:val="none" w:sz="0" w:space="0" w:color="auto"/>
      </w:divBdr>
    </w:div>
    <w:div w:id="664283215">
      <w:bodyDiv w:val="1"/>
      <w:marLeft w:val="0"/>
      <w:marRight w:val="0"/>
      <w:marTop w:val="0"/>
      <w:marBottom w:val="0"/>
      <w:divBdr>
        <w:top w:val="none" w:sz="0" w:space="0" w:color="auto"/>
        <w:left w:val="none" w:sz="0" w:space="0" w:color="auto"/>
        <w:bottom w:val="none" w:sz="0" w:space="0" w:color="auto"/>
        <w:right w:val="none" w:sz="0" w:space="0" w:color="auto"/>
      </w:divBdr>
    </w:div>
    <w:div w:id="667485132">
      <w:bodyDiv w:val="1"/>
      <w:marLeft w:val="0"/>
      <w:marRight w:val="0"/>
      <w:marTop w:val="0"/>
      <w:marBottom w:val="0"/>
      <w:divBdr>
        <w:top w:val="none" w:sz="0" w:space="0" w:color="auto"/>
        <w:left w:val="none" w:sz="0" w:space="0" w:color="auto"/>
        <w:bottom w:val="none" w:sz="0" w:space="0" w:color="auto"/>
        <w:right w:val="none" w:sz="0" w:space="0" w:color="auto"/>
      </w:divBdr>
    </w:div>
    <w:div w:id="688992741">
      <w:bodyDiv w:val="1"/>
      <w:marLeft w:val="0"/>
      <w:marRight w:val="0"/>
      <w:marTop w:val="0"/>
      <w:marBottom w:val="0"/>
      <w:divBdr>
        <w:top w:val="none" w:sz="0" w:space="0" w:color="auto"/>
        <w:left w:val="none" w:sz="0" w:space="0" w:color="auto"/>
        <w:bottom w:val="none" w:sz="0" w:space="0" w:color="auto"/>
        <w:right w:val="none" w:sz="0" w:space="0" w:color="auto"/>
      </w:divBdr>
    </w:div>
    <w:div w:id="693531710">
      <w:bodyDiv w:val="1"/>
      <w:marLeft w:val="0"/>
      <w:marRight w:val="0"/>
      <w:marTop w:val="0"/>
      <w:marBottom w:val="0"/>
      <w:divBdr>
        <w:top w:val="none" w:sz="0" w:space="0" w:color="auto"/>
        <w:left w:val="none" w:sz="0" w:space="0" w:color="auto"/>
        <w:bottom w:val="none" w:sz="0" w:space="0" w:color="auto"/>
        <w:right w:val="none" w:sz="0" w:space="0" w:color="auto"/>
      </w:divBdr>
    </w:div>
    <w:div w:id="695499793">
      <w:bodyDiv w:val="1"/>
      <w:marLeft w:val="0"/>
      <w:marRight w:val="0"/>
      <w:marTop w:val="0"/>
      <w:marBottom w:val="0"/>
      <w:divBdr>
        <w:top w:val="none" w:sz="0" w:space="0" w:color="auto"/>
        <w:left w:val="none" w:sz="0" w:space="0" w:color="auto"/>
        <w:bottom w:val="none" w:sz="0" w:space="0" w:color="auto"/>
        <w:right w:val="none" w:sz="0" w:space="0" w:color="auto"/>
      </w:divBdr>
    </w:div>
    <w:div w:id="702899515">
      <w:bodyDiv w:val="1"/>
      <w:marLeft w:val="0"/>
      <w:marRight w:val="0"/>
      <w:marTop w:val="0"/>
      <w:marBottom w:val="0"/>
      <w:divBdr>
        <w:top w:val="none" w:sz="0" w:space="0" w:color="auto"/>
        <w:left w:val="none" w:sz="0" w:space="0" w:color="auto"/>
        <w:bottom w:val="none" w:sz="0" w:space="0" w:color="auto"/>
        <w:right w:val="none" w:sz="0" w:space="0" w:color="auto"/>
      </w:divBdr>
    </w:div>
    <w:div w:id="710376086">
      <w:bodyDiv w:val="1"/>
      <w:marLeft w:val="0"/>
      <w:marRight w:val="0"/>
      <w:marTop w:val="0"/>
      <w:marBottom w:val="0"/>
      <w:divBdr>
        <w:top w:val="none" w:sz="0" w:space="0" w:color="auto"/>
        <w:left w:val="none" w:sz="0" w:space="0" w:color="auto"/>
        <w:bottom w:val="none" w:sz="0" w:space="0" w:color="auto"/>
        <w:right w:val="none" w:sz="0" w:space="0" w:color="auto"/>
      </w:divBdr>
    </w:div>
    <w:div w:id="710496208">
      <w:bodyDiv w:val="1"/>
      <w:marLeft w:val="0"/>
      <w:marRight w:val="0"/>
      <w:marTop w:val="0"/>
      <w:marBottom w:val="0"/>
      <w:divBdr>
        <w:top w:val="none" w:sz="0" w:space="0" w:color="auto"/>
        <w:left w:val="none" w:sz="0" w:space="0" w:color="auto"/>
        <w:bottom w:val="none" w:sz="0" w:space="0" w:color="auto"/>
        <w:right w:val="none" w:sz="0" w:space="0" w:color="auto"/>
      </w:divBdr>
    </w:div>
    <w:div w:id="715933937">
      <w:bodyDiv w:val="1"/>
      <w:marLeft w:val="0"/>
      <w:marRight w:val="0"/>
      <w:marTop w:val="0"/>
      <w:marBottom w:val="0"/>
      <w:divBdr>
        <w:top w:val="none" w:sz="0" w:space="0" w:color="auto"/>
        <w:left w:val="none" w:sz="0" w:space="0" w:color="auto"/>
        <w:bottom w:val="none" w:sz="0" w:space="0" w:color="auto"/>
        <w:right w:val="none" w:sz="0" w:space="0" w:color="auto"/>
      </w:divBdr>
    </w:div>
    <w:div w:id="717700785">
      <w:bodyDiv w:val="1"/>
      <w:marLeft w:val="0"/>
      <w:marRight w:val="0"/>
      <w:marTop w:val="0"/>
      <w:marBottom w:val="0"/>
      <w:divBdr>
        <w:top w:val="none" w:sz="0" w:space="0" w:color="auto"/>
        <w:left w:val="none" w:sz="0" w:space="0" w:color="auto"/>
        <w:bottom w:val="none" w:sz="0" w:space="0" w:color="auto"/>
        <w:right w:val="none" w:sz="0" w:space="0" w:color="auto"/>
      </w:divBdr>
    </w:div>
    <w:div w:id="721563253">
      <w:bodyDiv w:val="1"/>
      <w:marLeft w:val="0"/>
      <w:marRight w:val="0"/>
      <w:marTop w:val="0"/>
      <w:marBottom w:val="0"/>
      <w:divBdr>
        <w:top w:val="none" w:sz="0" w:space="0" w:color="auto"/>
        <w:left w:val="none" w:sz="0" w:space="0" w:color="auto"/>
        <w:bottom w:val="none" w:sz="0" w:space="0" w:color="auto"/>
        <w:right w:val="none" w:sz="0" w:space="0" w:color="auto"/>
      </w:divBdr>
    </w:div>
    <w:div w:id="724107663">
      <w:bodyDiv w:val="1"/>
      <w:marLeft w:val="0"/>
      <w:marRight w:val="0"/>
      <w:marTop w:val="0"/>
      <w:marBottom w:val="0"/>
      <w:divBdr>
        <w:top w:val="none" w:sz="0" w:space="0" w:color="auto"/>
        <w:left w:val="none" w:sz="0" w:space="0" w:color="auto"/>
        <w:bottom w:val="none" w:sz="0" w:space="0" w:color="auto"/>
        <w:right w:val="none" w:sz="0" w:space="0" w:color="auto"/>
      </w:divBdr>
    </w:div>
    <w:div w:id="725447765">
      <w:bodyDiv w:val="1"/>
      <w:marLeft w:val="0"/>
      <w:marRight w:val="0"/>
      <w:marTop w:val="0"/>
      <w:marBottom w:val="0"/>
      <w:divBdr>
        <w:top w:val="none" w:sz="0" w:space="0" w:color="auto"/>
        <w:left w:val="none" w:sz="0" w:space="0" w:color="auto"/>
        <w:bottom w:val="none" w:sz="0" w:space="0" w:color="auto"/>
        <w:right w:val="none" w:sz="0" w:space="0" w:color="auto"/>
      </w:divBdr>
    </w:div>
    <w:div w:id="728917673">
      <w:bodyDiv w:val="1"/>
      <w:marLeft w:val="0"/>
      <w:marRight w:val="0"/>
      <w:marTop w:val="0"/>
      <w:marBottom w:val="0"/>
      <w:divBdr>
        <w:top w:val="none" w:sz="0" w:space="0" w:color="auto"/>
        <w:left w:val="none" w:sz="0" w:space="0" w:color="auto"/>
        <w:bottom w:val="none" w:sz="0" w:space="0" w:color="auto"/>
        <w:right w:val="none" w:sz="0" w:space="0" w:color="auto"/>
      </w:divBdr>
    </w:div>
    <w:div w:id="729618908">
      <w:bodyDiv w:val="1"/>
      <w:marLeft w:val="0"/>
      <w:marRight w:val="0"/>
      <w:marTop w:val="0"/>
      <w:marBottom w:val="0"/>
      <w:divBdr>
        <w:top w:val="none" w:sz="0" w:space="0" w:color="auto"/>
        <w:left w:val="none" w:sz="0" w:space="0" w:color="auto"/>
        <w:bottom w:val="none" w:sz="0" w:space="0" w:color="auto"/>
        <w:right w:val="none" w:sz="0" w:space="0" w:color="auto"/>
      </w:divBdr>
    </w:div>
    <w:div w:id="743912715">
      <w:bodyDiv w:val="1"/>
      <w:marLeft w:val="0"/>
      <w:marRight w:val="0"/>
      <w:marTop w:val="0"/>
      <w:marBottom w:val="0"/>
      <w:divBdr>
        <w:top w:val="none" w:sz="0" w:space="0" w:color="auto"/>
        <w:left w:val="none" w:sz="0" w:space="0" w:color="auto"/>
        <w:bottom w:val="none" w:sz="0" w:space="0" w:color="auto"/>
        <w:right w:val="none" w:sz="0" w:space="0" w:color="auto"/>
      </w:divBdr>
    </w:div>
    <w:div w:id="747384024">
      <w:bodyDiv w:val="1"/>
      <w:marLeft w:val="0"/>
      <w:marRight w:val="0"/>
      <w:marTop w:val="0"/>
      <w:marBottom w:val="0"/>
      <w:divBdr>
        <w:top w:val="none" w:sz="0" w:space="0" w:color="auto"/>
        <w:left w:val="none" w:sz="0" w:space="0" w:color="auto"/>
        <w:bottom w:val="none" w:sz="0" w:space="0" w:color="auto"/>
        <w:right w:val="none" w:sz="0" w:space="0" w:color="auto"/>
      </w:divBdr>
    </w:div>
    <w:div w:id="755446043">
      <w:bodyDiv w:val="1"/>
      <w:marLeft w:val="0"/>
      <w:marRight w:val="0"/>
      <w:marTop w:val="0"/>
      <w:marBottom w:val="0"/>
      <w:divBdr>
        <w:top w:val="none" w:sz="0" w:space="0" w:color="auto"/>
        <w:left w:val="none" w:sz="0" w:space="0" w:color="auto"/>
        <w:bottom w:val="none" w:sz="0" w:space="0" w:color="auto"/>
        <w:right w:val="none" w:sz="0" w:space="0" w:color="auto"/>
      </w:divBdr>
    </w:div>
    <w:div w:id="759452209">
      <w:bodyDiv w:val="1"/>
      <w:marLeft w:val="0"/>
      <w:marRight w:val="0"/>
      <w:marTop w:val="0"/>
      <w:marBottom w:val="0"/>
      <w:divBdr>
        <w:top w:val="none" w:sz="0" w:space="0" w:color="auto"/>
        <w:left w:val="none" w:sz="0" w:space="0" w:color="auto"/>
        <w:bottom w:val="none" w:sz="0" w:space="0" w:color="auto"/>
        <w:right w:val="none" w:sz="0" w:space="0" w:color="auto"/>
      </w:divBdr>
    </w:div>
    <w:div w:id="765803755">
      <w:bodyDiv w:val="1"/>
      <w:marLeft w:val="0"/>
      <w:marRight w:val="0"/>
      <w:marTop w:val="0"/>
      <w:marBottom w:val="0"/>
      <w:divBdr>
        <w:top w:val="none" w:sz="0" w:space="0" w:color="auto"/>
        <w:left w:val="none" w:sz="0" w:space="0" w:color="auto"/>
        <w:bottom w:val="none" w:sz="0" w:space="0" w:color="auto"/>
        <w:right w:val="none" w:sz="0" w:space="0" w:color="auto"/>
      </w:divBdr>
    </w:div>
    <w:div w:id="766654951">
      <w:bodyDiv w:val="1"/>
      <w:marLeft w:val="0"/>
      <w:marRight w:val="0"/>
      <w:marTop w:val="0"/>
      <w:marBottom w:val="0"/>
      <w:divBdr>
        <w:top w:val="none" w:sz="0" w:space="0" w:color="auto"/>
        <w:left w:val="none" w:sz="0" w:space="0" w:color="auto"/>
        <w:bottom w:val="none" w:sz="0" w:space="0" w:color="auto"/>
        <w:right w:val="none" w:sz="0" w:space="0" w:color="auto"/>
      </w:divBdr>
    </w:div>
    <w:div w:id="766969456">
      <w:bodyDiv w:val="1"/>
      <w:marLeft w:val="0"/>
      <w:marRight w:val="0"/>
      <w:marTop w:val="0"/>
      <w:marBottom w:val="0"/>
      <w:divBdr>
        <w:top w:val="none" w:sz="0" w:space="0" w:color="auto"/>
        <w:left w:val="none" w:sz="0" w:space="0" w:color="auto"/>
        <w:bottom w:val="none" w:sz="0" w:space="0" w:color="auto"/>
        <w:right w:val="none" w:sz="0" w:space="0" w:color="auto"/>
      </w:divBdr>
    </w:div>
    <w:div w:id="769355054">
      <w:bodyDiv w:val="1"/>
      <w:marLeft w:val="0"/>
      <w:marRight w:val="0"/>
      <w:marTop w:val="0"/>
      <w:marBottom w:val="0"/>
      <w:divBdr>
        <w:top w:val="none" w:sz="0" w:space="0" w:color="auto"/>
        <w:left w:val="none" w:sz="0" w:space="0" w:color="auto"/>
        <w:bottom w:val="none" w:sz="0" w:space="0" w:color="auto"/>
        <w:right w:val="none" w:sz="0" w:space="0" w:color="auto"/>
      </w:divBdr>
    </w:div>
    <w:div w:id="777871813">
      <w:bodyDiv w:val="1"/>
      <w:marLeft w:val="0"/>
      <w:marRight w:val="0"/>
      <w:marTop w:val="0"/>
      <w:marBottom w:val="0"/>
      <w:divBdr>
        <w:top w:val="none" w:sz="0" w:space="0" w:color="auto"/>
        <w:left w:val="none" w:sz="0" w:space="0" w:color="auto"/>
        <w:bottom w:val="none" w:sz="0" w:space="0" w:color="auto"/>
        <w:right w:val="none" w:sz="0" w:space="0" w:color="auto"/>
      </w:divBdr>
    </w:div>
    <w:div w:id="780493781">
      <w:bodyDiv w:val="1"/>
      <w:marLeft w:val="0"/>
      <w:marRight w:val="0"/>
      <w:marTop w:val="0"/>
      <w:marBottom w:val="0"/>
      <w:divBdr>
        <w:top w:val="none" w:sz="0" w:space="0" w:color="auto"/>
        <w:left w:val="none" w:sz="0" w:space="0" w:color="auto"/>
        <w:bottom w:val="none" w:sz="0" w:space="0" w:color="auto"/>
        <w:right w:val="none" w:sz="0" w:space="0" w:color="auto"/>
      </w:divBdr>
    </w:div>
    <w:div w:id="784544115">
      <w:bodyDiv w:val="1"/>
      <w:marLeft w:val="0"/>
      <w:marRight w:val="0"/>
      <w:marTop w:val="0"/>
      <w:marBottom w:val="0"/>
      <w:divBdr>
        <w:top w:val="none" w:sz="0" w:space="0" w:color="auto"/>
        <w:left w:val="none" w:sz="0" w:space="0" w:color="auto"/>
        <w:bottom w:val="none" w:sz="0" w:space="0" w:color="auto"/>
        <w:right w:val="none" w:sz="0" w:space="0" w:color="auto"/>
      </w:divBdr>
    </w:div>
    <w:div w:id="784926152">
      <w:bodyDiv w:val="1"/>
      <w:marLeft w:val="0"/>
      <w:marRight w:val="0"/>
      <w:marTop w:val="0"/>
      <w:marBottom w:val="0"/>
      <w:divBdr>
        <w:top w:val="none" w:sz="0" w:space="0" w:color="auto"/>
        <w:left w:val="none" w:sz="0" w:space="0" w:color="auto"/>
        <w:bottom w:val="none" w:sz="0" w:space="0" w:color="auto"/>
        <w:right w:val="none" w:sz="0" w:space="0" w:color="auto"/>
      </w:divBdr>
    </w:div>
    <w:div w:id="788429803">
      <w:bodyDiv w:val="1"/>
      <w:marLeft w:val="0"/>
      <w:marRight w:val="0"/>
      <w:marTop w:val="0"/>
      <w:marBottom w:val="0"/>
      <w:divBdr>
        <w:top w:val="none" w:sz="0" w:space="0" w:color="auto"/>
        <w:left w:val="none" w:sz="0" w:space="0" w:color="auto"/>
        <w:bottom w:val="none" w:sz="0" w:space="0" w:color="auto"/>
        <w:right w:val="none" w:sz="0" w:space="0" w:color="auto"/>
      </w:divBdr>
    </w:div>
    <w:div w:id="790129520">
      <w:bodyDiv w:val="1"/>
      <w:marLeft w:val="0"/>
      <w:marRight w:val="0"/>
      <w:marTop w:val="0"/>
      <w:marBottom w:val="0"/>
      <w:divBdr>
        <w:top w:val="none" w:sz="0" w:space="0" w:color="auto"/>
        <w:left w:val="none" w:sz="0" w:space="0" w:color="auto"/>
        <w:bottom w:val="none" w:sz="0" w:space="0" w:color="auto"/>
        <w:right w:val="none" w:sz="0" w:space="0" w:color="auto"/>
      </w:divBdr>
    </w:div>
    <w:div w:id="797382082">
      <w:bodyDiv w:val="1"/>
      <w:marLeft w:val="0"/>
      <w:marRight w:val="0"/>
      <w:marTop w:val="0"/>
      <w:marBottom w:val="0"/>
      <w:divBdr>
        <w:top w:val="none" w:sz="0" w:space="0" w:color="auto"/>
        <w:left w:val="none" w:sz="0" w:space="0" w:color="auto"/>
        <w:bottom w:val="none" w:sz="0" w:space="0" w:color="auto"/>
        <w:right w:val="none" w:sz="0" w:space="0" w:color="auto"/>
      </w:divBdr>
    </w:div>
    <w:div w:id="803742199">
      <w:bodyDiv w:val="1"/>
      <w:marLeft w:val="0"/>
      <w:marRight w:val="0"/>
      <w:marTop w:val="0"/>
      <w:marBottom w:val="0"/>
      <w:divBdr>
        <w:top w:val="none" w:sz="0" w:space="0" w:color="auto"/>
        <w:left w:val="none" w:sz="0" w:space="0" w:color="auto"/>
        <w:bottom w:val="none" w:sz="0" w:space="0" w:color="auto"/>
        <w:right w:val="none" w:sz="0" w:space="0" w:color="auto"/>
      </w:divBdr>
    </w:div>
    <w:div w:id="805902602">
      <w:bodyDiv w:val="1"/>
      <w:marLeft w:val="0"/>
      <w:marRight w:val="0"/>
      <w:marTop w:val="0"/>
      <w:marBottom w:val="0"/>
      <w:divBdr>
        <w:top w:val="none" w:sz="0" w:space="0" w:color="auto"/>
        <w:left w:val="none" w:sz="0" w:space="0" w:color="auto"/>
        <w:bottom w:val="none" w:sz="0" w:space="0" w:color="auto"/>
        <w:right w:val="none" w:sz="0" w:space="0" w:color="auto"/>
      </w:divBdr>
    </w:div>
    <w:div w:id="808399970">
      <w:bodyDiv w:val="1"/>
      <w:marLeft w:val="0"/>
      <w:marRight w:val="0"/>
      <w:marTop w:val="0"/>
      <w:marBottom w:val="0"/>
      <w:divBdr>
        <w:top w:val="none" w:sz="0" w:space="0" w:color="auto"/>
        <w:left w:val="none" w:sz="0" w:space="0" w:color="auto"/>
        <w:bottom w:val="none" w:sz="0" w:space="0" w:color="auto"/>
        <w:right w:val="none" w:sz="0" w:space="0" w:color="auto"/>
      </w:divBdr>
    </w:div>
    <w:div w:id="813180288">
      <w:bodyDiv w:val="1"/>
      <w:marLeft w:val="0"/>
      <w:marRight w:val="0"/>
      <w:marTop w:val="0"/>
      <w:marBottom w:val="0"/>
      <w:divBdr>
        <w:top w:val="none" w:sz="0" w:space="0" w:color="auto"/>
        <w:left w:val="none" w:sz="0" w:space="0" w:color="auto"/>
        <w:bottom w:val="none" w:sz="0" w:space="0" w:color="auto"/>
        <w:right w:val="none" w:sz="0" w:space="0" w:color="auto"/>
      </w:divBdr>
    </w:div>
    <w:div w:id="815344545">
      <w:bodyDiv w:val="1"/>
      <w:marLeft w:val="0"/>
      <w:marRight w:val="0"/>
      <w:marTop w:val="0"/>
      <w:marBottom w:val="0"/>
      <w:divBdr>
        <w:top w:val="none" w:sz="0" w:space="0" w:color="auto"/>
        <w:left w:val="none" w:sz="0" w:space="0" w:color="auto"/>
        <w:bottom w:val="none" w:sz="0" w:space="0" w:color="auto"/>
        <w:right w:val="none" w:sz="0" w:space="0" w:color="auto"/>
      </w:divBdr>
    </w:div>
    <w:div w:id="821383369">
      <w:bodyDiv w:val="1"/>
      <w:marLeft w:val="0"/>
      <w:marRight w:val="0"/>
      <w:marTop w:val="0"/>
      <w:marBottom w:val="0"/>
      <w:divBdr>
        <w:top w:val="none" w:sz="0" w:space="0" w:color="auto"/>
        <w:left w:val="none" w:sz="0" w:space="0" w:color="auto"/>
        <w:bottom w:val="none" w:sz="0" w:space="0" w:color="auto"/>
        <w:right w:val="none" w:sz="0" w:space="0" w:color="auto"/>
      </w:divBdr>
    </w:div>
    <w:div w:id="822549320">
      <w:bodyDiv w:val="1"/>
      <w:marLeft w:val="0"/>
      <w:marRight w:val="0"/>
      <w:marTop w:val="0"/>
      <w:marBottom w:val="0"/>
      <w:divBdr>
        <w:top w:val="none" w:sz="0" w:space="0" w:color="auto"/>
        <w:left w:val="none" w:sz="0" w:space="0" w:color="auto"/>
        <w:bottom w:val="none" w:sz="0" w:space="0" w:color="auto"/>
        <w:right w:val="none" w:sz="0" w:space="0" w:color="auto"/>
      </w:divBdr>
    </w:div>
    <w:div w:id="824122891">
      <w:bodyDiv w:val="1"/>
      <w:marLeft w:val="0"/>
      <w:marRight w:val="0"/>
      <w:marTop w:val="0"/>
      <w:marBottom w:val="0"/>
      <w:divBdr>
        <w:top w:val="none" w:sz="0" w:space="0" w:color="auto"/>
        <w:left w:val="none" w:sz="0" w:space="0" w:color="auto"/>
        <w:bottom w:val="none" w:sz="0" w:space="0" w:color="auto"/>
        <w:right w:val="none" w:sz="0" w:space="0" w:color="auto"/>
      </w:divBdr>
    </w:div>
    <w:div w:id="825977999">
      <w:bodyDiv w:val="1"/>
      <w:marLeft w:val="0"/>
      <w:marRight w:val="0"/>
      <w:marTop w:val="0"/>
      <w:marBottom w:val="0"/>
      <w:divBdr>
        <w:top w:val="none" w:sz="0" w:space="0" w:color="auto"/>
        <w:left w:val="none" w:sz="0" w:space="0" w:color="auto"/>
        <w:bottom w:val="none" w:sz="0" w:space="0" w:color="auto"/>
        <w:right w:val="none" w:sz="0" w:space="0" w:color="auto"/>
      </w:divBdr>
    </w:div>
    <w:div w:id="840973103">
      <w:bodyDiv w:val="1"/>
      <w:marLeft w:val="0"/>
      <w:marRight w:val="0"/>
      <w:marTop w:val="0"/>
      <w:marBottom w:val="0"/>
      <w:divBdr>
        <w:top w:val="none" w:sz="0" w:space="0" w:color="auto"/>
        <w:left w:val="none" w:sz="0" w:space="0" w:color="auto"/>
        <w:bottom w:val="none" w:sz="0" w:space="0" w:color="auto"/>
        <w:right w:val="none" w:sz="0" w:space="0" w:color="auto"/>
      </w:divBdr>
    </w:div>
    <w:div w:id="841436159">
      <w:bodyDiv w:val="1"/>
      <w:marLeft w:val="0"/>
      <w:marRight w:val="0"/>
      <w:marTop w:val="0"/>
      <w:marBottom w:val="0"/>
      <w:divBdr>
        <w:top w:val="none" w:sz="0" w:space="0" w:color="auto"/>
        <w:left w:val="none" w:sz="0" w:space="0" w:color="auto"/>
        <w:bottom w:val="none" w:sz="0" w:space="0" w:color="auto"/>
        <w:right w:val="none" w:sz="0" w:space="0" w:color="auto"/>
      </w:divBdr>
    </w:div>
    <w:div w:id="856970516">
      <w:bodyDiv w:val="1"/>
      <w:marLeft w:val="0"/>
      <w:marRight w:val="0"/>
      <w:marTop w:val="0"/>
      <w:marBottom w:val="0"/>
      <w:divBdr>
        <w:top w:val="none" w:sz="0" w:space="0" w:color="auto"/>
        <w:left w:val="none" w:sz="0" w:space="0" w:color="auto"/>
        <w:bottom w:val="none" w:sz="0" w:space="0" w:color="auto"/>
        <w:right w:val="none" w:sz="0" w:space="0" w:color="auto"/>
      </w:divBdr>
    </w:div>
    <w:div w:id="859389335">
      <w:bodyDiv w:val="1"/>
      <w:marLeft w:val="0"/>
      <w:marRight w:val="0"/>
      <w:marTop w:val="0"/>
      <w:marBottom w:val="0"/>
      <w:divBdr>
        <w:top w:val="none" w:sz="0" w:space="0" w:color="auto"/>
        <w:left w:val="none" w:sz="0" w:space="0" w:color="auto"/>
        <w:bottom w:val="none" w:sz="0" w:space="0" w:color="auto"/>
        <w:right w:val="none" w:sz="0" w:space="0" w:color="auto"/>
      </w:divBdr>
    </w:div>
    <w:div w:id="859584846">
      <w:bodyDiv w:val="1"/>
      <w:marLeft w:val="0"/>
      <w:marRight w:val="0"/>
      <w:marTop w:val="0"/>
      <w:marBottom w:val="0"/>
      <w:divBdr>
        <w:top w:val="none" w:sz="0" w:space="0" w:color="auto"/>
        <w:left w:val="none" w:sz="0" w:space="0" w:color="auto"/>
        <w:bottom w:val="none" w:sz="0" w:space="0" w:color="auto"/>
        <w:right w:val="none" w:sz="0" w:space="0" w:color="auto"/>
      </w:divBdr>
    </w:div>
    <w:div w:id="868178692">
      <w:bodyDiv w:val="1"/>
      <w:marLeft w:val="0"/>
      <w:marRight w:val="0"/>
      <w:marTop w:val="0"/>
      <w:marBottom w:val="0"/>
      <w:divBdr>
        <w:top w:val="none" w:sz="0" w:space="0" w:color="auto"/>
        <w:left w:val="none" w:sz="0" w:space="0" w:color="auto"/>
        <w:bottom w:val="none" w:sz="0" w:space="0" w:color="auto"/>
        <w:right w:val="none" w:sz="0" w:space="0" w:color="auto"/>
      </w:divBdr>
    </w:div>
    <w:div w:id="870143287">
      <w:bodyDiv w:val="1"/>
      <w:marLeft w:val="0"/>
      <w:marRight w:val="0"/>
      <w:marTop w:val="0"/>
      <w:marBottom w:val="0"/>
      <w:divBdr>
        <w:top w:val="none" w:sz="0" w:space="0" w:color="auto"/>
        <w:left w:val="none" w:sz="0" w:space="0" w:color="auto"/>
        <w:bottom w:val="none" w:sz="0" w:space="0" w:color="auto"/>
        <w:right w:val="none" w:sz="0" w:space="0" w:color="auto"/>
      </w:divBdr>
    </w:div>
    <w:div w:id="875774570">
      <w:bodyDiv w:val="1"/>
      <w:marLeft w:val="0"/>
      <w:marRight w:val="0"/>
      <w:marTop w:val="0"/>
      <w:marBottom w:val="0"/>
      <w:divBdr>
        <w:top w:val="none" w:sz="0" w:space="0" w:color="auto"/>
        <w:left w:val="none" w:sz="0" w:space="0" w:color="auto"/>
        <w:bottom w:val="none" w:sz="0" w:space="0" w:color="auto"/>
        <w:right w:val="none" w:sz="0" w:space="0" w:color="auto"/>
      </w:divBdr>
    </w:div>
    <w:div w:id="878669722">
      <w:bodyDiv w:val="1"/>
      <w:marLeft w:val="0"/>
      <w:marRight w:val="0"/>
      <w:marTop w:val="0"/>
      <w:marBottom w:val="0"/>
      <w:divBdr>
        <w:top w:val="none" w:sz="0" w:space="0" w:color="auto"/>
        <w:left w:val="none" w:sz="0" w:space="0" w:color="auto"/>
        <w:bottom w:val="none" w:sz="0" w:space="0" w:color="auto"/>
        <w:right w:val="none" w:sz="0" w:space="0" w:color="auto"/>
      </w:divBdr>
    </w:div>
    <w:div w:id="882793582">
      <w:bodyDiv w:val="1"/>
      <w:marLeft w:val="0"/>
      <w:marRight w:val="0"/>
      <w:marTop w:val="0"/>
      <w:marBottom w:val="0"/>
      <w:divBdr>
        <w:top w:val="none" w:sz="0" w:space="0" w:color="auto"/>
        <w:left w:val="none" w:sz="0" w:space="0" w:color="auto"/>
        <w:bottom w:val="none" w:sz="0" w:space="0" w:color="auto"/>
        <w:right w:val="none" w:sz="0" w:space="0" w:color="auto"/>
      </w:divBdr>
    </w:div>
    <w:div w:id="888951643">
      <w:bodyDiv w:val="1"/>
      <w:marLeft w:val="0"/>
      <w:marRight w:val="0"/>
      <w:marTop w:val="0"/>
      <w:marBottom w:val="0"/>
      <w:divBdr>
        <w:top w:val="none" w:sz="0" w:space="0" w:color="auto"/>
        <w:left w:val="none" w:sz="0" w:space="0" w:color="auto"/>
        <w:bottom w:val="none" w:sz="0" w:space="0" w:color="auto"/>
        <w:right w:val="none" w:sz="0" w:space="0" w:color="auto"/>
      </w:divBdr>
    </w:div>
    <w:div w:id="892230816">
      <w:bodyDiv w:val="1"/>
      <w:marLeft w:val="0"/>
      <w:marRight w:val="0"/>
      <w:marTop w:val="0"/>
      <w:marBottom w:val="0"/>
      <w:divBdr>
        <w:top w:val="none" w:sz="0" w:space="0" w:color="auto"/>
        <w:left w:val="none" w:sz="0" w:space="0" w:color="auto"/>
        <w:bottom w:val="none" w:sz="0" w:space="0" w:color="auto"/>
        <w:right w:val="none" w:sz="0" w:space="0" w:color="auto"/>
      </w:divBdr>
    </w:div>
    <w:div w:id="901988746">
      <w:bodyDiv w:val="1"/>
      <w:marLeft w:val="0"/>
      <w:marRight w:val="0"/>
      <w:marTop w:val="0"/>
      <w:marBottom w:val="0"/>
      <w:divBdr>
        <w:top w:val="none" w:sz="0" w:space="0" w:color="auto"/>
        <w:left w:val="none" w:sz="0" w:space="0" w:color="auto"/>
        <w:bottom w:val="none" w:sz="0" w:space="0" w:color="auto"/>
        <w:right w:val="none" w:sz="0" w:space="0" w:color="auto"/>
      </w:divBdr>
    </w:div>
    <w:div w:id="904293702">
      <w:bodyDiv w:val="1"/>
      <w:marLeft w:val="0"/>
      <w:marRight w:val="0"/>
      <w:marTop w:val="0"/>
      <w:marBottom w:val="0"/>
      <w:divBdr>
        <w:top w:val="none" w:sz="0" w:space="0" w:color="auto"/>
        <w:left w:val="none" w:sz="0" w:space="0" w:color="auto"/>
        <w:bottom w:val="none" w:sz="0" w:space="0" w:color="auto"/>
        <w:right w:val="none" w:sz="0" w:space="0" w:color="auto"/>
      </w:divBdr>
    </w:div>
    <w:div w:id="907686622">
      <w:bodyDiv w:val="1"/>
      <w:marLeft w:val="0"/>
      <w:marRight w:val="0"/>
      <w:marTop w:val="0"/>
      <w:marBottom w:val="0"/>
      <w:divBdr>
        <w:top w:val="none" w:sz="0" w:space="0" w:color="auto"/>
        <w:left w:val="none" w:sz="0" w:space="0" w:color="auto"/>
        <w:bottom w:val="none" w:sz="0" w:space="0" w:color="auto"/>
        <w:right w:val="none" w:sz="0" w:space="0" w:color="auto"/>
      </w:divBdr>
    </w:div>
    <w:div w:id="917206878">
      <w:bodyDiv w:val="1"/>
      <w:marLeft w:val="0"/>
      <w:marRight w:val="0"/>
      <w:marTop w:val="0"/>
      <w:marBottom w:val="0"/>
      <w:divBdr>
        <w:top w:val="none" w:sz="0" w:space="0" w:color="auto"/>
        <w:left w:val="none" w:sz="0" w:space="0" w:color="auto"/>
        <w:bottom w:val="none" w:sz="0" w:space="0" w:color="auto"/>
        <w:right w:val="none" w:sz="0" w:space="0" w:color="auto"/>
      </w:divBdr>
    </w:div>
    <w:div w:id="921597064">
      <w:bodyDiv w:val="1"/>
      <w:marLeft w:val="0"/>
      <w:marRight w:val="0"/>
      <w:marTop w:val="0"/>
      <w:marBottom w:val="0"/>
      <w:divBdr>
        <w:top w:val="none" w:sz="0" w:space="0" w:color="auto"/>
        <w:left w:val="none" w:sz="0" w:space="0" w:color="auto"/>
        <w:bottom w:val="none" w:sz="0" w:space="0" w:color="auto"/>
        <w:right w:val="none" w:sz="0" w:space="0" w:color="auto"/>
      </w:divBdr>
    </w:div>
    <w:div w:id="928778112">
      <w:bodyDiv w:val="1"/>
      <w:marLeft w:val="0"/>
      <w:marRight w:val="0"/>
      <w:marTop w:val="0"/>
      <w:marBottom w:val="0"/>
      <w:divBdr>
        <w:top w:val="none" w:sz="0" w:space="0" w:color="auto"/>
        <w:left w:val="none" w:sz="0" w:space="0" w:color="auto"/>
        <w:bottom w:val="none" w:sz="0" w:space="0" w:color="auto"/>
        <w:right w:val="none" w:sz="0" w:space="0" w:color="auto"/>
      </w:divBdr>
    </w:div>
    <w:div w:id="932511962">
      <w:bodyDiv w:val="1"/>
      <w:marLeft w:val="0"/>
      <w:marRight w:val="0"/>
      <w:marTop w:val="0"/>
      <w:marBottom w:val="0"/>
      <w:divBdr>
        <w:top w:val="none" w:sz="0" w:space="0" w:color="auto"/>
        <w:left w:val="none" w:sz="0" w:space="0" w:color="auto"/>
        <w:bottom w:val="none" w:sz="0" w:space="0" w:color="auto"/>
        <w:right w:val="none" w:sz="0" w:space="0" w:color="auto"/>
      </w:divBdr>
    </w:div>
    <w:div w:id="933241947">
      <w:bodyDiv w:val="1"/>
      <w:marLeft w:val="0"/>
      <w:marRight w:val="0"/>
      <w:marTop w:val="0"/>
      <w:marBottom w:val="0"/>
      <w:divBdr>
        <w:top w:val="none" w:sz="0" w:space="0" w:color="auto"/>
        <w:left w:val="none" w:sz="0" w:space="0" w:color="auto"/>
        <w:bottom w:val="none" w:sz="0" w:space="0" w:color="auto"/>
        <w:right w:val="none" w:sz="0" w:space="0" w:color="auto"/>
      </w:divBdr>
    </w:div>
    <w:div w:id="935555720">
      <w:bodyDiv w:val="1"/>
      <w:marLeft w:val="0"/>
      <w:marRight w:val="0"/>
      <w:marTop w:val="0"/>
      <w:marBottom w:val="0"/>
      <w:divBdr>
        <w:top w:val="none" w:sz="0" w:space="0" w:color="auto"/>
        <w:left w:val="none" w:sz="0" w:space="0" w:color="auto"/>
        <w:bottom w:val="none" w:sz="0" w:space="0" w:color="auto"/>
        <w:right w:val="none" w:sz="0" w:space="0" w:color="auto"/>
      </w:divBdr>
    </w:div>
    <w:div w:id="941111085">
      <w:bodyDiv w:val="1"/>
      <w:marLeft w:val="0"/>
      <w:marRight w:val="0"/>
      <w:marTop w:val="0"/>
      <w:marBottom w:val="0"/>
      <w:divBdr>
        <w:top w:val="none" w:sz="0" w:space="0" w:color="auto"/>
        <w:left w:val="none" w:sz="0" w:space="0" w:color="auto"/>
        <w:bottom w:val="none" w:sz="0" w:space="0" w:color="auto"/>
        <w:right w:val="none" w:sz="0" w:space="0" w:color="auto"/>
      </w:divBdr>
    </w:div>
    <w:div w:id="941456848">
      <w:bodyDiv w:val="1"/>
      <w:marLeft w:val="0"/>
      <w:marRight w:val="0"/>
      <w:marTop w:val="0"/>
      <w:marBottom w:val="0"/>
      <w:divBdr>
        <w:top w:val="none" w:sz="0" w:space="0" w:color="auto"/>
        <w:left w:val="none" w:sz="0" w:space="0" w:color="auto"/>
        <w:bottom w:val="none" w:sz="0" w:space="0" w:color="auto"/>
        <w:right w:val="none" w:sz="0" w:space="0" w:color="auto"/>
      </w:divBdr>
    </w:div>
    <w:div w:id="943029874">
      <w:bodyDiv w:val="1"/>
      <w:marLeft w:val="0"/>
      <w:marRight w:val="0"/>
      <w:marTop w:val="0"/>
      <w:marBottom w:val="0"/>
      <w:divBdr>
        <w:top w:val="none" w:sz="0" w:space="0" w:color="auto"/>
        <w:left w:val="none" w:sz="0" w:space="0" w:color="auto"/>
        <w:bottom w:val="none" w:sz="0" w:space="0" w:color="auto"/>
        <w:right w:val="none" w:sz="0" w:space="0" w:color="auto"/>
      </w:divBdr>
    </w:div>
    <w:div w:id="945118804">
      <w:bodyDiv w:val="1"/>
      <w:marLeft w:val="0"/>
      <w:marRight w:val="0"/>
      <w:marTop w:val="0"/>
      <w:marBottom w:val="0"/>
      <w:divBdr>
        <w:top w:val="none" w:sz="0" w:space="0" w:color="auto"/>
        <w:left w:val="none" w:sz="0" w:space="0" w:color="auto"/>
        <w:bottom w:val="none" w:sz="0" w:space="0" w:color="auto"/>
        <w:right w:val="none" w:sz="0" w:space="0" w:color="auto"/>
      </w:divBdr>
    </w:div>
    <w:div w:id="945648940">
      <w:bodyDiv w:val="1"/>
      <w:marLeft w:val="0"/>
      <w:marRight w:val="0"/>
      <w:marTop w:val="0"/>
      <w:marBottom w:val="0"/>
      <w:divBdr>
        <w:top w:val="none" w:sz="0" w:space="0" w:color="auto"/>
        <w:left w:val="none" w:sz="0" w:space="0" w:color="auto"/>
        <w:bottom w:val="none" w:sz="0" w:space="0" w:color="auto"/>
        <w:right w:val="none" w:sz="0" w:space="0" w:color="auto"/>
      </w:divBdr>
    </w:div>
    <w:div w:id="952324629">
      <w:bodyDiv w:val="1"/>
      <w:marLeft w:val="0"/>
      <w:marRight w:val="0"/>
      <w:marTop w:val="0"/>
      <w:marBottom w:val="0"/>
      <w:divBdr>
        <w:top w:val="none" w:sz="0" w:space="0" w:color="auto"/>
        <w:left w:val="none" w:sz="0" w:space="0" w:color="auto"/>
        <w:bottom w:val="none" w:sz="0" w:space="0" w:color="auto"/>
        <w:right w:val="none" w:sz="0" w:space="0" w:color="auto"/>
      </w:divBdr>
    </w:div>
    <w:div w:id="959723721">
      <w:bodyDiv w:val="1"/>
      <w:marLeft w:val="0"/>
      <w:marRight w:val="0"/>
      <w:marTop w:val="0"/>
      <w:marBottom w:val="0"/>
      <w:divBdr>
        <w:top w:val="none" w:sz="0" w:space="0" w:color="auto"/>
        <w:left w:val="none" w:sz="0" w:space="0" w:color="auto"/>
        <w:bottom w:val="none" w:sz="0" w:space="0" w:color="auto"/>
        <w:right w:val="none" w:sz="0" w:space="0" w:color="auto"/>
      </w:divBdr>
    </w:div>
    <w:div w:id="962690349">
      <w:bodyDiv w:val="1"/>
      <w:marLeft w:val="0"/>
      <w:marRight w:val="0"/>
      <w:marTop w:val="0"/>
      <w:marBottom w:val="0"/>
      <w:divBdr>
        <w:top w:val="none" w:sz="0" w:space="0" w:color="auto"/>
        <w:left w:val="none" w:sz="0" w:space="0" w:color="auto"/>
        <w:bottom w:val="none" w:sz="0" w:space="0" w:color="auto"/>
        <w:right w:val="none" w:sz="0" w:space="0" w:color="auto"/>
      </w:divBdr>
    </w:div>
    <w:div w:id="962735108">
      <w:bodyDiv w:val="1"/>
      <w:marLeft w:val="0"/>
      <w:marRight w:val="0"/>
      <w:marTop w:val="0"/>
      <w:marBottom w:val="0"/>
      <w:divBdr>
        <w:top w:val="none" w:sz="0" w:space="0" w:color="auto"/>
        <w:left w:val="none" w:sz="0" w:space="0" w:color="auto"/>
        <w:bottom w:val="none" w:sz="0" w:space="0" w:color="auto"/>
        <w:right w:val="none" w:sz="0" w:space="0" w:color="auto"/>
      </w:divBdr>
    </w:div>
    <w:div w:id="974603477">
      <w:bodyDiv w:val="1"/>
      <w:marLeft w:val="0"/>
      <w:marRight w:val="0"/>
      <w:marTop w:val="0"/>
      <w:marBottom w:val="0"/>
      <w:divBdr>
        <w:top w:val="none" w:sz="0" w:space="0" w:color="auto"/>
        <w:left w:val="none" w:sz="0" w:space="0" w:color="auto"/>
        <w:bottom w:val="none" w:sz="0" w:space="0" w:color="auto"/>
        <w:right w:val="none" w:sz="0" w:space="0" w:color="auto"/>
      </w:divBdr>
    </w:div>
    <w:div w:id="980844526">
      <w:bodyDiv w:val="1"/>
      <w:marLeft w:val="0"/>
      <w:marRight w:val="0"/>
      <w:marTop w:val="0"/>
      <w:marBottom w:val="0"/>
      <w:divBdr>
        <w:top w:val="none" w:sz="0" w:space="0" w:color="auto"/>
        <w:left w:val="none" w:sz="0" w:space="0" w:color="auto"/>
        <w:bottom w:val="none" w:sz="0" w:space="0" w:color="auto"/>
        <w:right w:val="none" w:sz="0" w:space="0" w:color="auto"/>
      </w:divBdr>
    </w:div>
    <w:div w:id="981428676">
      <w:bodyDiv w:val="1"/>
      <w:marLeft w:val="0"/>
      <w:marRight w:val="0"/>
      <w:marTop w:val="0"/>
      <w:marBottom w:val="0"/>
      <w:divBdr>
        <w:top w:val="none" w:sz="0" w:space="0" w:color="auto"/>
        <w:left w:val="none" w:sz="0" w:space="0" w:color="auto"/>
        <w:bottom w:val="none" w:sz="0" w:space="0" w:color="auto"/>
        <w:right w:val="none" w:sz="0" w:space="0" w:color="auto"/>
      </w:divBdr>
    </w:div>
    <w:div w:id="982806157">
      <w:bodyDiv w:val="1"/>
      <w:marLeft w:val="0"/>
      <w:marRight w:val="0"/>
      <w:marTop w:val="0"/>
      <w:marBottom w:val="0"/>
      <w:divBdr>
        <w:top w:val="none" w:sz="0" w:space="0" w:color="auto"/>
        <w:left w:val="none" w:sz="0" w:space="0" w:color="auto"/>
        <w:bottom w:val="none" w:sz="0" w:space="0" w:color="auto"/>
        <w:right w:val="none" w:sz="0" w:space="0" w:color="auto"/>
      </w:divBdr>
    </w:div>
    <w:div w:id="984554709">
      <w:bodyDiv w:val="1"/>
      <w:marLeft w:val="0"/>
      <w:marRight w:val="0"/>
      <w:marTop w:val="0"/>
      <w:marBottom w:val="0"/>
      <w:divBdr>
        <w:top w:val="none" w:sz="0" w:space="0" w:color="auto"/>
        <w:left w:val="none" w:sz="0" w:space="0" w:color="auto"/>
        <w:bottom w:val="none" w:sz="0" w:space="0" w:color="auto"/>
        <w:right w:val="none" w:sz="0" w:space="0" w:color="auto"/>
      </w:divBdr>
    </w:div>
    <w:div w:id="987131969">
      <w:bodyDiv w:val="1"/>
      <w:marLeft w:val="0"/>
      <w:marRight w:val="0"/>
      <w:marTop w:val="0"/>
      <w:marBottom w:val="0"/>
      <w:divBdr>
        <w:top w:val="none" w:sz="0" w:space="0" w:color="auto"/>
        <w:left w:val="none" w:sz="0" w:space="0" w:color="auto"/>
        <w:bottom w:val="none" w:sz="0" w:space="0" w:color="auto"/>
        <w:right w:val="none" w:sz="0" w:space="0" w:color="auto"/>
      </w:divBdr>
    </w:div>
    <w:div w:id="989331860">
      <w:bodyDiv w:val="1"/>
      <w:marLeft w:val="0"/>
      <w:marRight w:val="0"/>
      <w:marTop w:val="0"/>
      <w:marBottom w:val="0"/>
      <w:divBdr>
        <w:top w:val="none" w:sz="0" w:space="0" w:color="auto"/>
        <w:left w:val="none" w:sz="0" w:space="0" w:color="auto"/>
        <w:bottom w:val="none" w:sz="0" w:space="0" w:color="auto"/>
        <w:right w:val="none" w:sz="0" w:space="0" w:color="auto"/>
      </w:divBdr>
    </w:div>
    <w:div w:id="992416149">
      <w:bodyDiv w:val="1"/>
      <w:marLeft w:val="0"/>
      <w:marRight w:val="0"/>
      <w:marTop w:val="0"/>
      <w:marBottom w:val="0"/>
      <w:divBdr>
        <w:top w:val="none" w:sz="0" w:space="0" w:color="auto"/>
        <w:left w:val="none" w:sz="0" w:space="0" w:color="auto"/>
        <w:bottom w:val="none" w:sz="0" w:space="0" w:color="auto"/>
        <w:right w:val="none" w:sz="0" w:space="0" w:color="auto"/>
      </w:divBdr>
    </w:div>
    <w:div w:id="995569494">
      <w:bodyDiv w:val="1"/>
      <w:marLeft w:val="0"/>
      <w:marRight w:val="0"/>
      <w:marTop w:val="0"/>
      <w:marBottom w:val="0"/>
      <w:divBdr>
        <w:top w:val="none" w:sz="0" w:space="0" w:color="auto"/>
        <w:left w:val="none" w:sz="0" w:space="0" w:color="auto"/>
        <w:bottom w:val="none" w:sz="0" w:space="0" w:color="auto"/>
        <w:right w:val="none" w:sz="0" w:space="0" w:color="auto"/>
      </w:divBdr>
    </w:div>
    <w:div w:id="995651650">
      <w:bodyDiv w:val="1"/>
      <w:marLeft w:val="0"/>
      <w:marRight w:val="0"/>
      <w:marTop w:val="0"/>
      <w:marBottom w:val="0"/>
      <w:divBdr>
        <w:top w:val="none" w:sz="0" w:space="0" w:color="auto"/>
        <w:left w:val="none" w:sz="0" w:space="0" w:color="auto"/>
        <w:bottom w:val="none" w:sz="0" w:space="0" w:color="auto"/>
        <w:right w:val="none" w:sz="0" w:space="0" w:color="auto"/>
      </w:divBdr>
    </w:div>
    <w:div w:id="1005133852">
      <w:bodyDiv w:val="1"/>
      <w:marLeft w:val="0"/>
      <w:marRight w:val="0"/>
      <w:marTop w:val="0"/>
      <w:marBottom w:val="0"/>
      <w:divBdr>
        <w:top w:val="none" w:sz="0" w:space="0" w:color="auto"/>
        <w:left w:val="none" w:sz="0" w:space="0" w:color="auto"/>
        <w:bottom w:val="none" w:sz="0" w:space="0" w:color="auto"/>
        <w:right w:val="none" w:sz="0" w:space="0" w:color="auto"/>
      </w:divBdr>
    </w:div>
    <w:div w:id="1005279651">
      <w:bodyDiv w:val="1"/>
      <w:marLeft w:val="0"/>
      <w:marRight w:val="0"/>
      <w:marTop w:val="0"/>
      <w:marBottom w:val="0"/>
      <w:divBdr>
        <w:top w:val="none" w:sz="0" w:space="0" w:color="auto"/>
        <w:left w:val="none" w:sz="0" w:space="0" w:color="auto"/>
        <w:bottom w:val="none" w:sz="0" w:space="0" w:color="auto"/>
        <w:right w:val="none" w:sz="0" w:space="0" w:color="auto"/>
      </w:divBdr>
    </w:div>
    <w:div w:id="1013653679">
      <w:bodyDiv w:val="1"/>
      <w:marLeft w:val="0"/>
      <w:marRight w:val="0"/>
      <w:marTop w:val="0"/>
      <w:marBottom w:val="0"/>
      <w:divBdr>
        <w:top w:val="none" w:sz="0" w:space="0" w:color="auto"/>
        <w:left w:val="none" w:sz="0" w:space="0" w:color="auto"/>
        <w:bottom w:val="none" w:sz="0" w:space="0" w:color="auto"/>
        <w:right w:val="none" w:sz="0" w:space="0" w:color="auto"/>
      </w:divBdr>
    </w:div>
    <w:div w:id="1020545993">
      <w:bodyDiv w:val="1"/>
      <w:marLeft w:val="0"/>
      <w:marRight w:val="0"/>
      <w:marTop w:val="0"/>
      <w:marBottom w:val="0"/>
      <w:divBdr>
        <w:top w:val="none" w:sz="0" w:space="0" w:color="auto"/>
        <w:left w:val="none" w:sz="0" w:space="0" w:color="auto"/>
        <w:bottom w:val="none" w:sz="0" w:space="0" w:color="auto"/>
        <w:right w:val="none" w:sz="0" w:space="0" w:color="auto"/>
      </w:divBdr>
    </w:div>
    <w:div w:id="1027950690">
      <w:bodyDiv w:val="1"/>
      <w:marLeft w:val="0"/>
      <w:marRight w:val="0"/>
      <w:marTop w:val="0"/>
      <w:marBottom w:val="0"/>
      <w:divBdr>
        <w:top w:val="none" w:sz="0" w:space="0" w:color="auto"/>
        <w:left w:val="none" w:sz="0" w:space="0" w:color="auto"/>
        <w:bottom w:val="none" w:sz="0" w:space="0" w:color="auto"/>
        <w:right w:val="none" w:sz="0" w:space="0" w:color="auto"/>
      </w:divBdr>
    </w:div>
    <w:div w:id="1042364995">
      <w:bodyDiv w:val="1"/>
      <w:marLeft w:val="0"/>
      <w:marRight w:val="0"/>
      <w:marTop w:val="0"/>
      <w:marBottom w:val="0"/>
      <w:divBdr>
        <w:top w:val="none" w:sz="0" w:space="0" w:color="auto"/>
        <w:left w:val="none" w:sz="0" w:space="0" w:color="auto"/>
        <w:bottom w:val="none" w:sz="0" w:space="0" w:color="auto"/>
        <w:right w:val="none" w:sz="0" w:space="0" w:color="auto"/>
      </w:divBdr>
    </w:div>
    <w:div w:id="1045452319">
      <w:bodyDiv w:val="1"/>
      <w:marLeft w:val="0"/>
      <w:marRight w:val="0"/>
      <w:marTop w:val="0"/>
      <w:marBottom w:val="0"/>
      <w:divBdr>
        <w:top w:val="none" w:sz="0" w:space="0" w:color="auto"/>
        <w:left w:val="none" w:sz="0" w:space="0" w:color="auto"/>
        <w:bottom w:val="none" w:sz="0" w:space="0" w:color="auto"/>
        <w:right w:val="none" w:sz="0" w:space="0" w:color="auto"/>
      </w:divBdr>
    </w:div>
    <w:div w:id="1047530025">
      <w:bodyDiv w:val="1"/>
      <w:marLeft w:val="0"/>
      <w:marRight w:val="0"/>
      <w:marTop w:val="0"/>
      <w:marBottom w:val="0"/>
      <w:divBdr>
        <w:top w:val="none" w:sz="0" w:space="0" w:color="auto"/>
        <w:left w:val="none" w:sz="0" w:space="0" w:color="auto"/>
        <w:bottom w:val="none" w:sz="0" w:space="0" w:color="auto"/>
        <w:right w:val="none" w:sz="0" w:space="0" w:color="auto"/>
      </w:divBdr>
    </w:div>
    <w:div w:id="1052466978">
      <w:bodyDiv w:val="1"/>
      <w:marLeft w:val="0"/>
      <w:marRight w:val="0"/>
      <w:marTop w:val="0"/>
      <w:marBottom w:val="0"/>
      <w:divBdr>
        <w:top w:val="none" w:sz="0" w:space="0" w:color="auto"/>
        <w:left w:val="none" w:sz="0" w:space="0" w:color="auto"/>
        <w:bottom w:val="none" w:sz="0" w:space="0" w:color="auto"/>
        <w:right w:val="none" w:sz="0" w:space="0" w:color="auto"/>
      </w:divBdr>
    </w:div>
    <w:div w:id="1052735282">
      <w:bodyDiv w:val="1"/>
      <w:marLeft w:val="0"/>
      <w:marRight w:val="0"/>
      <w:marTop w:val="0"/>
      <w:marBottom w:val="0"/>
      <w:divBdr>
        <w:top w:val="none" w:sz="0" w:space="0" w:color="auto"/>
        <w:left w:val="none" w:sz="0" w:space="0" w:color="auto"/>
        <w:bottom w:val="none" w:sz="0" w:space="0" w:color="auto"/>
        <w:right w:val="none" w:sz="0" w:space="0" w:color="auto"/>
      </w:divBdr>
    </w:div>
    <w:div w:id="1060862235">
      <w:bodyDiv w:val="1"/>
      <w:marLeft w:val="0"/>
      <w:marRight w:val="0"/>
      <w:marTop w:val="0"/>
      <w:marBottom w:val="0"/>
      <w:divBdr>
        <w:top w:val="none" w:sz="0" w:space="0" w:color="auto"/>
        <w:left w:val="none" w:sz="0" w:space="0" w:color="auto"/>
        <w:bottom w:val="none" w:sz="0" w:space="0" w:color="auto"/>
        <w:right w:val="none" w:sz="0" w:space="0" w:color="auto"/>
      </w:divBdr>
    </w:div>
    <w:div w:id="1068768118">
      <w:bodyDiv w:val="1"/>
      <w:marLeft w:val="0"/>
      <w:marRight w:val="0"/>
      <w:marTop w:val="0"/>
      <w:marBottom w:val="0"/>
      <w:divBdr>
        <w:top w:val="none" w:sz="0" w:space="0" w:color="auto"/>
        <w:left w:val="none" w:sz="0" w:space="0" w:color="auto"/>
        <w:bottom w:val="none" w:sz="0" w:space="0" w:color="auto"/>
        <w:right w:val="none" w:sz="0" w:space="0" w:color="auto"/>
      </w:divBdr>
    </w:div>
    <w:div w:id="1073046712">
      <w:bodyDiv w:val="1"/>
      <w:marLeft w:val="0"/>
      <w:marRight w:val="0"/>
      <w:marTop w:val="0"/>
      <w:marBottom w:val="0"/>
      <w:divBdr>
        <w:top w:val="none" w:sz="0" w:space="0" w:color="auto"/>
        <w:left w:val="none" w:sz="0" w:space="0" w:color="auto"/>
        <w:bottom w:val="none" w:sz="0" w:space="0" w:color="auto"/>
        <w:right w:val="none" w:sz="0" w:space="0" w:color="auto"/>
      </w:divBdr>
    </w:div>
    <w:div w:id="1075662602">
      <w:bodyDiv w:val="1"/>
      <w:marLeft w:val="0"/>
      <w:marRight w:val="0"/>
      <w:marTop w:val="0"/>
      <w:marBottom w:val="0"/>
      <w:divBdr>
        <w:top w:val="none" w:sz="0" w:space="0" w:color="auto"/>
        <w:left w:val="none" w:sz="0" w:space="0" w:color="auto"/>
        <w:bottom w:val="none" w:sz="0" w:space="0" w:color="auto"/>
        <w:right w:val="none" w:sz="0" w:space="0" w:color="auto"/>
      </w:divBdr>
    </w:div>
    <w:div w:id="1079407241">
      <w:bodyDiv w:val="1"/>
      <w:marLeft w:val="0"/>
      <w:marRight w:val="0"/>
      <w:marTop w:val="0"/>
      <w:marBottom w:val="0"/>
      <w:divBdr>
        <w:top w:val="none" w:sz="0" w:space="0" w:color="auto"/>
        <w:left w:val="none" w:sz="0" w:space="0" w:color="auto"/>
        <w:bottom w:val="none" w:sz="0" w:space="0" w:color="auto"/>
        <w:right w:val="none" w:sz="0" w:space="0" w:color="auto"/>
      </w:divBdr>
    </w:div>
    <w:div w:id="1080255202">
      <w:bodyDiv w:val="1"/>
      <w:marLeft w:val="0"/>
      <w:marRight w:val="0"/>
      <w:marTop w:val="0"/>
      <w:marBottom w:val="0"/>
      <w:divBdr>
        <w:top w:val="none" w:sz="0" w:space="0" w:color="auto"/>
        <w:left w:val="none" w:sz="0" w:space="0" w:color="auto"/>
        <w:bottom w:val="none" w:sz="0" w:space="0" w:color="auto"/>
        <w:right w:val="none" w:sz="0" w:space="0" w:color="auto"/>
      </w:divBdr>
    </w:div>
    <w:div w:id="1083725569">
      <w:bodyDiv w:val="1"/>
      <w:marLeft w:val="0"/>
      <w:marRight w:val="0"/>
      <w:marTop w:val="0"/>
      <w:marBottom w:val="0"/>
      <w:divBdr>
        <w:top w:val="none" w:sz="0" w:space="0" w:color="auto"/>
        <w:left w:val="none" w:sz="0" w:space="0" w:color="auto"/>
        <w:bottom w:val="none" w:sz="0" w:space="0" w:color="auto"/>
        <w:right w:val="none" w:sz="0" w:space="0" w:color="auto"/>
      </w:divBdr>
    </w:div>
    <w:div w:id="1084255894">
      <w:bodyDiv w:val="1"/>
      <w:marLeft w:val="0"/>
      <w:marRight w:val="0"/>
      <w:marTop w:val="0"/>
      <w:marBottom w:val="0"/>
      <w:divBdr>
        <w:top w:val="none" w:sz="0" w:space="0" w:color="auto"/>
        <w:left w:val="none" w:sz="0" w:space="0" w:color="auto"/>
        <w:bottom w:val="none" w:sz="0" w:space="0" w:color="auto"/>
        <w:right w:val="none" w:sz="0" w:space="0" w:color="auto"/>
      </w:divBdr>
    </w:div>
    <w:div w:id="1087993410">
      <w:bodyDiv w:val="1"/>
      <w:marLeft w:val="0"/>
      <w:marRight w:val="0"/>
      <w:marTop w:val="0"/>
      <w:marBottom w:val="0"/>
      <w:divBdr>
        <w:top w:val="none" w:sz="0" w:space="0" w:color="auto"/>
        <w:left w:val="none" w:sz="0" w:space="0" w:color="auto"/>
        <w:bottom w:val="none" w:sz="0" w:space="0" w:color="auto"/>
        <w:right w:val="none" w:sz="0" w:space="0" w:color="auto"/>
      </w:divBdr>
    </w:div>
    <w:div w:id="1089932048">
      <w:bodyDiv w:val="1"/>
      <w:marLeft w:val="0"/>
      <w:marRight w:val="0"/>
      <w:marTop w:val="0"/>
      <w:marBottom w:val="0"/>
      <w:divBdr>
        <w:top w:val="none" w:sz="0" w:space="0" w:color="auto"/>
        <w:left w:val="none" w:sz="0" w:space="0" w:color="auto"/>
        <w:bottom w:val="none" w:sz="0" w:space="0" w:color="auto"/>
        <w:right w:val="none" w:sz="0" w:space="0" w:color="auto"/>
      </w:divBdr>
    </w:div>
    <w:div w:id="1091899590">
      <w:bodyDiv w:val="1"/>
      <w:marLeft w:val="0"/>
      <w:marRight w:val="0"/>
      <w:marTop w:val="0"/>
      <w:marBottom w:val="0"/>
      <w:divBdr>
        <w:top w:val="none" w:sz="0" w:space="0" w:color="auto"/>
        <w:left w:val="none" w:sz="0" w:space="0" w:color="auto"/>
        <w:bottom w:val="none" w:sz="0" w:space="0" w:color="auto"/>
        <w:right w:val="none" w:sz="0" w:space="0" w:color="auto"/>
      </w:divBdr>
    </w:div>
    <w:div w:id="1094285146">
      <w:bodyDiv w:val="1"/>
      <w:marLeft w:val="0"/>
      <w:marRight w:val="0"/>
      <w:marTop w:val="0"/>
      <w:marBottom w:val="0"/>
      <w:divBdr>
        <w:top w:val="none" w:sz="0" w:space="0" w:color="auto"/>
        <w:left w:val="none" w:sz="0" w:space="0" w:color="auto"/>
        <w:bottom w:val="none" w:sz="0" w:space="0" w:color="auto"/>
        <w:right w:val="none" w:sz="0" w:space="0" w:color="auto"/>
      </w:divBdr>
    </w:div>
    <w:div w:id="1100417573">
      <w:bodyDiv w:val="1"/>
      <w:marLeft w:val="0"/>
      <w:marRight w:val="0"/>
      <w:marTop w:val="0"/>
      <w:marBottom w:val="0"/>
      <w:divBdr>
        <w:top w:val="none" w:sz="0" w:space="0" w:color="auto"/>
        <w:left w:val="none" w:sz="0" w:space="0" w:color="auto"/>
        <w:bottom w:val="none" w:sz="0" w:space="0" w:color="auto"/>
        <w:right w:val="none" w:sz="0" w:space="0" w:color="auto"/>
      </w:divBdr>
    </w:div>
    <w:div w:id="1113550060">
      <w:bodyDiv w:val="1"/>
      <w:marLeft w:val="0"/>
      <w:marRight w:val="0"/>
      <w:marTop w:val="0"/>
      <w:marBottom w:val="0"/>
      <w:divBdr>
        <w:top w:val="none" w:sz="0" w:space="0" w:color="auto"/>
        <w:left w:val="none" w:sz="0" w:space="0" w:color="auto"/>
        <w:bottom w:val="none" w:sz="0" w:space="0" w:color="auto"/>
        <w:right w:val="none" w:sz="0" w:space="0" w:color="auto"/>
      </w:divBdr>
    </w:div>
    <w:div w:id="1118335010">
      <w:bodyDiv w:val="1"/>
      <w:marLeft w:val="0"/>
      <w:marRight w:val="0"/>
      <w:marTop w:val="0"/>
      <w:marBottom w:val="0"/>
      <w:divBdr>
        <w:top w:val="none" w:sz="0" w:space="0" w:color="auto"/>
        <w:left w:val="none" w:sz="0" w:space="0" w:color="auto"/>
        <w:bottom w:val="none" w:sz="0" w:space="0" w:color="auto"/>
        <w:right w:val="none" w:sz="0" w:space="0" w:color="auto"/>
      </w:divBdr>
    </w:div>
    <w:div w:id="1121076151">
      <w:bodyDiv w:val="1"/>
      <w:marLeft w:val="0"/>
      <w:marRight w:val="0"/>
      <w:marTop w:val="0"/>
      <w:marBottom w:val="0"/>
      <w:divBdr>
        <w:top w:val="none" w:sz="0" w:space="0" w:color="auto"/>
        <w:left w:val="none" w:sz="0" w:space="0" w:color="auto"/>
        <w:bottom w:val="none" w:sz="0" w:space="0" w:color="auto"/>
        <w:right w:val="none" w:sz="0" w:space="0" w:color="auto"/>
      </w:divBdr>
    </w:div>
    <w:div w:id="1125006546">
      <w:bodyDiv w:val="1"/>
      <w:marLeft w:val="0"/>
      <w:marRight w:val="0"/>
      <w:marTop w:val="0"/>
      <w:marBottom w:val="0"/>
      <w:divBdr>
        <w:top w:val="none" w:sz="0" w:space="0" w:color="auto"/>
        <w:left w:val="none" w:sz="0" w:space="0" w:color="auto"/>
        <w:bottom w:val="none" w:sz="0" w:space="0" w:color="auto"/>
        <w:right w:val="none" w:sz="0" w:space="0" w:color="auto"/>
      </w:divBdr>
    </w:div>
    <w:div w:id="1127969636">
      <w:bodyDiv w:val="1"/>
      <w:marLeft w:val="0"/>
      <w:marRight w:val="0"/>
      <w:marTop w:val="0"/>
      <w:marBottom w:val="0"/>
      <w:divBdr>
        <w:top w:val="none" w:sz="0" w:space="0" w:color="auto"/>
        <w:left w:val="none" w:sz="0" w:space="0" w:color="auto"/>
        <w:bottom w:val="none" w:sz="0" w:space="0" w:color="auto"/>
        <w:right w:val="none" w:sz="0" w:space="0" w:color="auto"/>
      </w:divBdr>
    </w:div>
    <w:div w:id="1138916695">
      <w:bodyDiv w:val="1"/>
      <w:marLeft w:val="0"/>
      <w:marRight w:val="0"/>
      <w:marTop w:val="0"/>
      <w:marBottom w:val="0"/>
      <w:divBdr>
        <w:top w:val="none" w:sz="0" w:space="0" w:color="auto"/>
        <w:left w:val="none" w:sz="0" w:space="0" w:color="auto"/>
        <w:bottom w:val="none" w:sz="0" w:space="0" w:color="auto"/>
        <w:right w:val="none" w:sz="0" w:space="0" w:color="auto"/>
      </w:divBdr>
    </w:div>
    <w:div w:id="1138953969">
      <w:bodyDiv w:val="1"/>
      <w:marLeft w:val="0"/>
      <w:marRight w:val="0"/>
      <w:marTop w:val="0"/>
      <w:marBottom w:val="0"/>
      <w:divBdr>
        <w:top w:val="none" w:sz="0" w:space="0" w:color="auto"/>
        <w:left w:val="none" w:sz="0" w:space="0" w:color="auto"/>
        <w:bottom w:val="none" w:sz="0" w:space="0" w:color="auto"/>
        <w:right w:val="none" w:sz="0" w:space="0" w:color="auto"/>
      </w:divBdr>
    </w:div>
    <w:div w:id="1139301528">
      <w:bodyDiv w:val="1"/>
      <w:marLeft w:val="0"/>
      <w:marRight w:val="0"/>
      <w:marTop w:val="0"/>
      <w:marBottom w:val="0"/>
      <w:divBdr>
        <w:top w:val="none" w:sz="0" w:space="0" w:color="auto"/>
        <w:left w:val="none" w:sz="0" w:space="0" w:color="auto"/>
        <w:bottom w:val="none" w:sz="0" w:space="0" w:color="auto"/>
        <w:right w:val="none" w:sz="0" w:space="0" w:color="auto"/>
      </w:divBdr>
    </w:div>
    <w:div w:id="1146360551">
      <w:bodyDiv w:val="1"/>
      <w:marLeft w:val="0"/>
      <w:marRight w:val="0"/>
      <w:marTop w:val="0"/>
      <w:marBottom w:val="0"/>
      <w:divBdr>
        <w:top w:val="none" w:sz="0" w:space="0" w:color="auto"/>
        <w:left w:val="none" w:sz="0" w:space="0" w:color="auto"/>
        <w:bottom w:val="none" w:sz="0" w:space="0" w:color="auto"/>
        <w:right w:val="none" w:sz="0" w:space="0" w:color="auto"/>
      </w:divBdr>
    </w:div>
    <w:div w:id="1149177973">
      <w:bodyDiv w:val="1"/>
      <w:marLeft w:val="0"/>
      <w:marRight w:val="0"/>
      <w:marTop w:val="0"/>
      <w:marBottom w:val="0"/>
      <w:divBdr>
        <w:top w:val="none" w:sz="0" w:space="0" w:color="auto"/>
        <w:left w:val="none" w:sz="0" w:space="0" w:color="auto"/>
        <w:bottom w:val="none" w:sz="0" w:space="0" w:color="auto"/>
        <w:right w:val="none" w:sz="0" w:space="0" w:color="auto"/>
      </w:divBdr>
    </w:div>
    <w:div w:id="1157503338">
      <w:bodyDiv w:val="1"/>
      <w:marLeft w:val="0"/>
      <w:marRight w:val="0"/>
      <w:marTop w:val="0"/>
      <w:marBottom w:val="0"/>
      <w:divBdr>
        <w:top w:val="none" w:sz="0" w:space="0" w:color="auto"/>
        <w:left w:val="none" w:sz="0" w:space="0" w:color="auto"/>
        <w:bottom w:val="none" w:sz="0" w:space="0" w:color="auto"/>
        <w:right w:val="none" w:sz="0" w:space="0" w:color="auto"/>
      </w:divBdr>
    </w:div>
    <w:div w:id="1159417528">
      <w:bodyDiv w:val="1"/>
      <w:marLeft w:val="0"/>
      <w:marRight w:val="0"/>
      <w:marTop w:val="0"/>
      <w:marBottom w:val="0"/>
      <w:divBdr>
        <w:top w:val="none" w:sz="0" w:space="0" w:color="auto"/>
        <w:left w:val="none" w:sz="0" w:space="0" w:color="auto"/>
        <w:bottom w:val="none" w:sz="0" w:space="0" w:color="auto"/>
        <w:right w:val="none" w:sz="0" w:space="0" w:color="auto"/>
      </w:divBdr>
    </w:div>
    <w:div w:id="1160274960">
      <w:bodyDiv w:val="1"/>
      <w:marLeft w:val="0"/>
      <w:marRight w:val="0"/>
      <w:marTop w:val="0"/>
      <w:marBottom w:val="0"/>
      <w:divBdr>
        <w:top w:val="none" w:sz="0" w:space="0" w:color="auto"/>
        <w:left w:val="none" w:sz="0" w:space="0" w:color="auto"/>
        <w:bottom w:val="none" w:sz="0" w:space="0" w:color="auto"/>
        <w:right w:val="none" w:sz="0" w:space="0" w:color="auto"/>
      </w:divBdr>
    </w:div>
    <w:div w:id="1163012177">
      <w:bodyDiv w:val="1"/>
      <w:marLeft w:val="0"/>
      <w:marRight w:val="0"/>
      <w:marTop w:val="0"/>
      <w:marBottom w:val="0"/>
      <w:divBdr>
        <w:top w:val="none" w:sz="0" w:space="0" w:color="auto"/>
        <w:left w:val="none" w:sz="0" w:space="0" w:color="auto"/>
        <w:bottom w:val="none" w:sz="0" w:space="0" w:color="auto"/>
        <w:right w:val="none" w:sz="0" w:space="0" w:color="auto"/>
      </w:divBdr>
    </w:div>
    <w:div w:id="1170213179">
      <w:bodyDiv w:val="1"/>
      <w:marLeft w:val="0"/>
      <w:marRight w:val="0"/>
      <w:marTop w:val="0"/>
      <w:marBottom w:val="0"/>
      <w:divBdr>
        <w:top w:val="none" w:sz="0" w:space="0" w:color="auto"/>
        <w:left w:val="none" w:sz="0" w:space="0" w:color="auto"/>
        <w:bottom w:val="none" w:sz="0" w:space="0" w:color="auto"/>
        <w:right w:val="none" w:sz="0" w:space="0" w:color="auto"/>
      </w:divBdr>
    </w:div>
    <w:div w:id="1177041394">
      <w:bodyDiv w:val="1"/>
      <w:marLeft w:val="0"/>
      <w:marRight w:val="0"/>
      <w:marTop w:val="0"/>
      <w:marBottom w:val="0"/>
      <w:divBdr>
        <w:top w:val="none" w:sz="0" w:space="0" w:color="auto"/>
        <w:left w:val="none" w:sz="0" w:space="0" w:color="auto"/>
        <w:bottom w:val="none" w:sz="0" w:space="0" w:color="auto"/>
        <w:right w:val="none" w:sz="0" w:space="0" w:color="auto"/>
      </w:divBdr>
    </w:div>
    <w:div w:id="1187209657">
      <w:bodyDiv w:val="1"/>
      <w:marLeft w:val="0"/>
      <w:marRight w:val="0"/>
      <w:marTop w:val="0"/>
      <w:marBottom w:val="0"/>
      <w:divBdr>
        <w:top w:val="none" w:sz="0" w:space="0" w:color="auto"/>
        <w:left w:val="none" w:sz="0" w:space="0" w:color="auto"/>
        <w:bottom w:val="none" w:sz="0" w:space="0" w:color="auto"/>
        <w:right w:val="none" w:sz="0" w:space="0" w:color="auto"/>
      </w:divBdr>
    </w:div>
    <w:div w:id="1189489441">
      <w:bodyDiv w:val="1"/>
      <w:marLeft w:val="0"/>
      <w:marRight w:val="0"/>
      <w:marTop w:val="0"/>
      <w:marBottom w:val="0"/>
      <w:divBdr>
        <w:top w:val="none" w:sz="0" w:space="0" w:color="auto"/>
        <w:left w:val="none" w:sz="0" w:space="0" w:color="auto"/>
        <w:bottom w:val="none" w:sz="0" w:space="0" w:color="auto"/>
        <w:right w:val="none" w:sz="0" w:space="0" w:color="auto"/>
      </w:divBdr>
    </w:div>
    <w:div w:id="1194004541">
      <w:bodyDiv w:val="1"/>
      <w:marLeft w:val="0"/>
      <w:marRight w:val="0"/>
      <w:marTop w:val="0"/>
      <w:marBottom w:val="0"/>
      <w:divBdr>
        <w:top w:val="none" w:sz="0" w:space="0" w:color="auto"/>
        <w:left w:val="none" w:sz="0" w:space="0" w:color="auto"/>
        <w:bottom w:val="none" w:sz="0" w:space="0" w:color="auto"/>
        <w:right w:val="none" w:sz="0" w:space="0" w:color="auto"/>
      </w:divBdr>
    </w:div>
    <w:div w:id="1201472358">
      <w:bodyDiv w:val="1"/>
      <w:marLeft w:val="0"/>
      <w:marRight w:val="0"/>
      <w:marTop w:val="0"/>
      <w:marBottom w:val="0"/>
      <w:divBdr>
        <w:top w:val="none" w:sz="0" w:space="0" w:color="auto"/>
        <w:left w:val="none" w:sz="0" w:space="0" w:color="auto"/>
        <w:bottom w:val="none" w:sz="0" w:space="0" w:color="auto"/>
        <w:right w:val="none" w:sz="0" w:space="0" w:color="auto"/>
      </w:divBdr>
    </w:div>
    <w:div w:id="1204824426">
      <w:bodyDiv w:val="1"/>
      <w:marLeft w:val="0"/>
      <w:marRight w:val="0"/>
      <w:marTop w:val="0"/>
      <w:marBottom w:val="0"/>
      <w:divBdr>
        <w:top w:val="none" w:sz="0" w:space="0" w:color="auto"/>
        <w:left w:val="none" w:sz="0" w:space="0" w:color="auto"/>
        <w:bottom w:val="none" w:sz="0" w:space="0" w:color="auto"/>
        <w:right w:val="none" w:sz="0" w:space="0" w:color="auto"/>
      </w:divBdr>
    </w:div>
    <w:div w:id="1205363045">
      <w:bodyDiv w:val="1"/>
      <w:marLeft w:val="0"/>
      <w:marRight w:val="0"/>
      <w:marTop w:val="0"/>
      <w:marBottom w:val="0"/>
      <w:divBdr>
        <w:top w:val="none" w:sz="0" w:space="0" w:color="auto"/>
        <w:left w:val="none" w:sz="0" w:space="0" w:color="auto"/>
        <w:bottom w:val="none" w:sz="0" w:space="0" w:color="auto"/>
        <w:right w:val="none" w:sz="0" w:space="0" w:color="auto"/>
      </w:divBdr>
    </w:div>
    <w:div w:id="1208419387">
      <w:bodyDiv w:val="1"/>
      <w:marLeft w:val="0"/>
      <w:marRight w:val="0"/>
      <w:marTop w:val="0"/>
      <w:marBottom w:val="0"/>
      <w:divBdr>
        <w:top w:val="none" w:sz="0" w:space="0" w:color="auto"/>
        <w:left w:val="none" w:sz="0" w:space="0" w:color="auto"/>
        <w:bottom w:val="none" w:sz="0" w:space="0" w:color="auto"/>
        <w:right w:val="none" w:sz="0" w:space="0" w:color="auto"/>
      </w:divBdr>
    </w:div>
    <w:div w:id="1209486636">
      <w:bodyDiv w:val="1"/>
      <w:marLeft w:val="0"/>
      <w:marRight w:val="0"/>
      <w:marTop w:val="0"/>
      <w:marBottom w:val="0"/>
      <w:divBdr>
        <w:top w:val="none" w:sz="0" w:space="0" w:color="auto"/>
        <w:left w:val="none" w:sz="0" w:space="0" w:color="auto"/>
        <w:bottom w:val="none" w:sz="0" w:space="0" w:color="auto"/>
        <w:right w:val="none" w:sz="0" w:space="0" w:color="auto"/>
      </w:divBdr>
    </w:div>
    <w:div w:id="1211575265">
      <w:bodyDiv w:val="1"/>
      <w:marLeft w:val="0"/>
      <w:marRight w:val="0"/>
      <w:marTop w:val="0"/>
      <w:marBottom w:val="0"/>
      <w:divBdr>
        <w:top w:val="none" w:sz="0" w:space="0" w:color="auto"/>
        <w:left w:val="none" w:sz="0" w:space="0" w:color="auto"/>
        <w:bottom w:val="none" w:sz="0" w:space="0" w:color="auto"/>
        <w:right w:val="none" w:sz="0" w:space="0" w:color="auto"/>
      </w:divBdr>
    </w:div>
    <w:div w:id="1213348834">
      <w:bodyDiv w:val="1"/>
      <w:marLeft w:val="0"/>
      <w:marRight w:val="0"/>
      <w:marTop w:val="0"/>
      <w:marBottom w:val="0"/>
      <w:divBdr>
        <w:top w:val="none" w:sz="0" w:space="0" w:color="auto"/>
        <w:left w:val="none" w:sz="0" w:space="0" w:color="auto"/>
        <w:bottom w:val="none" w:sz="0" w:space="0" w:color="auto"/>
        <w:right w:val="none" w:sz="0" w:space="0" w:color="auto"/>
      </w:divBdr>
    </w:div>
    <w:div w:id="1216890742">
      <w:bodyDiv w:val="1"/>
      <w:marLeft w:val="0"/>
      <w:marRight w:val="0"/>
      <w:marTop w:val="0"/>
      <w:marBottom w:val="0"/>
      <w:divBdr>
        <w:top w:val="none" w:sz="0" w:space="0" w:color="auto"/>
        <w:left w:val="none" w:sz="0" w:space="0" w:color="auto"/>
        <w:bottom w:val="none" w:sz="0" w:space="0" w:color="auto"/>
        <w:right w:val="none" w:sz="0" w:space="0" w:color="auto"/>
      </w:divBdr>
    </w:div>
    <w:div w:id="1224834772">
      <w:bodyDiv w:val="1"/>
      <w:marLeft w:val="0"/>
      <w:marRight w:val="0"/>
      <w:marTop w:val="0"/>
      <w:marBottom w:val="0"/>
      <w:divBdr>
        <w:top w:val="none" w:sz="0" w:space="0" w:color="auto"/>
        <w:left w:val="none" w:sz="0" w:space="0" w:color="auto"/>
        <w:bottom w:val="none" w:sz="0" w:space="0" w:color="auto"/>
        <w:right w:val="none" w:sz="0" w:space="0" w:color="auto"/>
      </w:divBdr>
    </w:div>
    <w:div w:id="1237786648">
      <w:bodyDiv w:val="1"/>
      <w:marLeft w:val="0"/>
      <w:marRight w:val="0"/>
      <w:marTop w:val="0"/>
      <w:marBottom w:val="0"/>
      <w:divBdr>
        <w:top w:val="none" w:sz="0" w:space="0" w:color="auto"/>
        <w:left w:val="none" w:sz="0" w:space="0" w:color="auto"/>
        <w:bottom w:val="none" w:sz="0" w:space="0" w:color="auto"/>
        <w:right w:val="none" w:sz="0" w:space="0" w:color="auto"/>
      </w:divBdr>
    </w:div>
    <w:div w:id="1239483273">
      <w:bodyDiv w:val="1"/>
      <w:marLeft w:val="0"/>
      <w:marRight w:val="0"/>
      <w:marTop w:val="0"/>
      <w:marBottom w:val="0"/>
      <w:divBdr>
        <w:top w:val="none" w:sz="0" w:space="0" w:color="auto"/>
        <w:left w:val="none" w:sz="0" w:space="0" w:color="auto"/>
        <w:bottom w:val="none" w:sz="0" w:space="0" w:color="auto"/>
        <w:right w:val="none" w:sz="0" w:space="0" w:color="auto"/>
      </w:divBdr>
    </w:div>
    <w:div w:id="1252473800">
      <w:bodyDiv w:val="1"/>
      <w:marLeft w:val="0"/>
      <w:marRight w:val="0"/>
      <w:marTop w:val="0"/>
      <w:marBottom w:val="0"/>
      <w:divBdr>
        <w:top w:val="none" w:sz="0" w:space="0" w:color="auto"/>
        <w:left w:val="none" w:sz="0" w:space="0" w:color="auto"/>
        <w:bottom w:val="none" w:sz="0" w:space="0" w:color="auto"/>
        <w:right w:val="none" w:sz="0" w:space="0" w:color="auto"/>
      </w:divBdr>
    </w:div>
    <w:div w:id="1253129678">
      <w:bodyDiv w:val="1"/>
      <w:marLeft w:val="0"/>
      <w:marRight w:val="0"/>
      <w:marTop w:val="0"/>
      <w:marBottom w:val="0"/>
      <w:divBdr>
        <w:top w:val="none" w:sz="0" w:space="0" w:color="auto"/>
        <w:left w:val="none" w:sz="0" w:space="0" w:color="auto"/>
        <w:bottom w:val="none" w:sz="0" w:space="0" w:color="auto"/>
        <w:right w:val="none" w:sz="0" w:space="0" w:color="auto"/>
      </w:divBdr>
    </w:div>
    <w:div w:id="1256091520">
      <w:bodyDiv w:val="1"/>
      <w:marLeft w:val="0"/>
      <w:marRight w:val="0"/>
      <w:marTop w:val="0"/>
      <w:marBottom w:val="0"/>
      <w:divBdr>
        <w:top w:val="none" w:sz="0" w:space="0" w:color="auto"/>
        <w:left w:val="none" w:sz="0" w:space="0" w:color="auto"/>
        <w:bottom w:val="none" w:sz="0" w:space="0" w:color="auto"/>
        <w:right w:val="none" w:sz="0" w:space="0" w:color="auto"/>
      </w:divBdr>
    </w:div>
    <w:div w:id="1262449072">
      <w:bodyDiv w:val="1"/>
      <w:marLeft w:val="0"/>
      <w:marRight w:val="0"/>
      <w:marTop w:val="0"/>
      <w:marBottom w:val="0"/>
      <w:divBdr>
        <w:top w:val="none" w:sz="0" w:space="0" w:color="auto"/>
        <w:left w:val="none" w:sz="0" w:space="0" w:color="auto"/>
        <w:bottom w:val="none" w:sz="0" w:space="0" w:color="auto"/>
        <w:right w:val="none" w:sz="0" w:space="0" w:color="auto"/>
      </w:divBdr>
    </w:div>
    <w:div w:id="1266496279">
      <w:bodyDiv w:val="1"/>
      <w:marLeft w:val="0"/>
      <w:marRight w:val="0"/>
      <w:marTop w:val="0"/>
      <w:marBottom w:val="0"/>
      <w:divBdr>
        <w:top w:val="none" w:sz="0" w:space="0" w:color="auto"/>
        <w:left w:val="none" w:sz="0" w:space="0" w:color="auto"/>
        <w:bottom w:val="none" w:sz="0" w:space="0" w:color="auto"/>
        <w:right w:val="none" w:sz="0" w:space="0" w:color="auto"/>
      </w:divBdr>
    </w:div>
    <w:div w:id="1273703947">
      <w:bodyDiv w:val="1"/>
      <w:marLeft w:val="0"/>
      <w:marRight w:val="0"/>
      <w:marTop w:val="0"/>
      <w:marBottom w:val="0"/>
      <w:divBdr>
        <w:top w:val="none" w:sz="0" w:space="0" w:color="auto"/>
        <w:left w:val="none" w:sz="0" w:space="0" w:color="auto"/>
        <w:bottom w:val="none" w:sz="0" w:space="0" w:color="auto"/>
        <w:right w:val="none" w:sz="0" w:space="0" w:color="auto"/>
      </w:divBdr>
    </w:div>
    <w:div w:id="1278292937">
      <w:bodyDiv w:val="1"/>
      <w:marLeft w:val="0"/>
      <w:marRight w:val="0"/>
      <w:marTop w:val="0"/>
      <w:marBottom w:val="0"/>
      <w:divBdr>
        <w:top w:val="none" w:sz="0" w:space="0" w:color="auto"/>
        <w:left w:val="none" w:sz="0" w:space="0" w:color="auto"/>
        <w:bottom w:val="none" w:sz="0" w:space="0" w:color="auto"/>
        <w:right w:val="none" w:sz="0" w:space="0" w:color="auto"/>
      </w:divBdr>
    </w:div>
    <w:div w:id="1284075256">
      <w:bodyDiv w:val="1"/>
      <w:marLeft w:val="0"/>
      <w:marRight w:val="0"/>
      <w:marTop w:val="0"/>
      <w:marBottom w:val="0"/>
      <w:divBdr>
        <w:top w:val="none" w:sz="0" w:space="0" w:color="auto"/>
        <w:left w:val="none" w:sz="0" w:space="0" w:color="auto"/>
        <w:bottom w:val="none" w:sz="0" w:space="0" w:color="auto"/>
        <w:right w:val="none" w:sz="0" w:space="0" w:color="auto"/>
      </w:divBdr>
    </w:div>
    <w:div w:id="1288394621">
      <w:bodyDiv w:val="1"/>
      <w:marLeft w:val="0"/>
      <w:marRight w:val="0"/>
      <w:marTop w:val="0"/>
      <w:marBottom w:val="0"/>
      <w:divBdr>
        <w:top w:val="none" w:sz="0" w:space="0" w:color="auto"/>
        <w:left w:val="none" w:sz="0" w:space="0" w:color="auto"/>
        <w:bottom w:val="none" w:sz="0" w:space="0" w:color="auto"/>
        <w:right w:val="none" w:sz="0" w:space="0" w:color="auto"/>
      </w:divBdr>
    </w:div>
    <w:div w:id="1289969420">
      <w:bodyDiv w:val="1"/>
      <w:marLeft w:val="0"/>
      <w:marRight w:val="0"/>
      <w:marTop w:val="0"/>
      <w:marBottom w:val="0"/>
      <w:divBdr>
        <w:top w:val="none" w:sz="0" w:space="0" w:color="auto"/>
        <w:left w:val="none" w:sz="0" w:space="0" w:color="auto"/>
        <w:bottom w:val="none" w:sz="0" w:space="0" w:color="auto"/>
        <w:right w:val="none" w:sz="0" w:space="0" w:color="auto"/>
      </w:divBdr>
    </w:div>
    <w:div w:id="1292831876">
      <w:bodyDiv w:val="1"/>
      <w:marLeft w:val="0"/>
      <w:marRight w:val="0"/>
      <w:marTop w:val="0"/>
      <w:marBottom w:val="0"/>
      <w:divBdr>
        <w:top w:val="none" w:sz="0" w:space="0" w:color="auto"/>
        <w:left w:val="none" w:sz="0" w:space="0" w:color="auto"/>
        <w:bottom w:val="none" w:sz="0" w:space="0" w:color="auto"/>
        <w:right w:val="none" w:sz="0" w:space="0" w:color="auto"/>
      </w:divBdr>
    </w:div>
    <w:div w:id="1294100629">
      <w:bodyDiv w:val="1"/>
      <w:marLeft w:val="0"/>
      <w:marRight w:val="0"/>
      <w:marTop w:val="0"/>
      <w:marBottom w:val="0"/>
      <w:divBdr>
        <w:top w:val="none" w:sz="0" w:space="0" w:color="auto"/>
        <w:left w:val="none" w:sz="0" w:space="0" w:color="auto"/>
        <w:bottom w:val="none" w:sz="0" w:space="0" w:color="auto"/>
        <w:right w:val="none" w:sz="0" w:space="0" w:color="auto"/>
      </w:divBdr>
    </w:div>
    <w:div w:id="1294336223">
      <w:bodyDiv w:val="1"/>
      <w:marLeft w:val="0"/>
      <w:marRight w:val="0"/>
      <w:marTop w:val="0"/>
      <w:marBottom w:val="0"/>
      <w:divBdr>
        <w:top w:val="none" w:sz="0" w:space="0" w:color="auto"/>
        <w:left w:val="none" w:sz="0" w:space="0" w:color="auto"/>
        <w:bottom w:val="none" w:sz="0" w:space="0" w:color="auto"/>
        <w:right w:val="none" w:sz="0" w:space="0" w:color="auto"/>
      </w:divBdr>
    </w:div>
    <w:div w:id="1299258957">
      <w:bodyDiv w:val="1"/>
      <w:marLeft w:val="0"/>
      <w:marRight w:val="0"/>
      <w:marTop w:val="0"/>
      <w:marBottom w:val="0"/>
      <w:divBdr>
        <w:top w:val="none" w:sz="0" w:space="0" w:color="auto"/>
        <w:left w:val="none" w:sz="0" w:space="0" w:color="auto"/>
        <w:bottom w:val="none" w:sz="0" w:space="0" w:color="auto"/>
        <w:right w:val="none" w:sz="0" w:space="0" w:color="auto"/>
      </w:divBdr>
    </w:div>
    <w:div w:id="1305812417">
      <w:bodyDiv w:val="1"/>
      <w:marLeft w:val="0"/>
      <w:marRight w:val="0"/>
      <w:marTop w:val="0"/>
      <w:marBottom w:val="0"/>
      <w:divBdr>
        <w:top w:val="none" w:sz="0" w:space="0" w:color="auto"/>
        <w:left w:val="none" w:sz="0" w:space="0" w:color="auto"/>
        <w:bottom w:val="none" w:sz="0" w:space="0" w:color="auto"/>
        <w:right w:val="none" w:sz="0" w:space="0" w:color="auto"/>
      </w:divBdr>
    </w:div>
    <w:div w:id="1312364818">
      <w:bodyDiv w:val="1"/>
      <w:marLeft w:val="0"/>
      <w:marRight w:val="0"/>
      <w:marTop w:val="0"/>
      <w:marBottom w:val="0"/>
      <w:divBdr>
        <w:top w:val="none" w:sz="0" w:space="0" w:color="auto"/>
        <w:left w:val="none" w:sz="0" w:space="0" w:color="auto"/>
        <w:bottom w:val="none" w:sz="0" w:space="0" w:color="auto"/>
        <w:right w:val="none" w:sz="0" w:space="0" w:color="auto"/>
      </w:divBdr>
    </w:div>
    <w:div w:id="1313026372">
      <w:bodyDiv w:val="1"/>
      <w:marLeft w:val="0"/>
      <w:marRight w:val="0"/>
      <w:marTop w:val="0"/>
      <w:marBottom w:val="0"/>
      <w:divBdr>
        <w:top w:val="none" w:sz="0" w:space="0" w:color="auto"/>
        <w:left w:val="none" w:sz="0" w:space="0" w:color="auto"/>
        <w:bottom w:val="none" w:sz="0" w:space="0" w:color="auto"/>
        <w:right w:val="none" w:sz="0" w:space="0" w:color="auto"/>
      </w:divBdr>
    </w:div>
    <w:div w:id="1318916111">
      <w:bodyDiv w:val="1"/>
      <w:marLeft w:val="0"/>
      <w:marRight w:val="0"/>
      <w:marTop w:val="0"/>
      <w:marBottom w:val="0"/>
      <w:divBdr>
        <w:top w:val="none" w:sz="0" w:space="0" w:color="auto"/>
        <w:left w:val="none" w:sz="0" w:space="0" w:color="auto"/>
        <w:bottom w:val="none" w:sz="0" w:space="0" w:color="auto"/>
        <w:right w:val="none" w:sz="0" w:space="0" w:color="auto"/>
      </w:divBdr>
    </w:div>
    <w:div w:id="1325629182">
      <w:bodyDiv w:val="1"/>
      <w:marLeft w:val="0"/>
      <w:marRight w:val="0"/>
      <w:marTop w:val="0"/>
      <w:marBottom w:val="0"/>
      <w:divBdr>
        <w:top w:val="none" w:sz="0" w:space="0" w:color="auto"/>
        <w:left w:val="none" w:sz="0" w:space="0" w:color="auto"/>
        <w:bottom w:val="none" w:sz="0" w:space="0" w:color="auto"/>
        <w:right w:val="none" w:sz="0" w:space="0" w:color="auto"/>
      </w:divBdr>
    </w:div>
    <w:div w:id="1330912564">
      <w:bodyDiv w:val="1"/>
      <w:marLeft w:val="0"/>
      <w:marRight w:val="0"/>
      <w:marTop w:val="0"/>
      <w:marBottom w:val="0"/>
      <w:divBdr>
        <w:top w:val="none" w:sz="0" w:space="0" w:color="auto"/>
        <w:left w:val="none" w:sz="0" w:space="0" w:color="auto"/>
        <w:bottom w:val="none" w:sz="0" w:space="0" w:color="auto"/>
        <w:right w:val="none" w:sz="0" w:space="0" w:color="auto"/>
      </w:divBdr>
    </w:div>
    <w:div w:id="1336834370">
      <w:bodyDiv w:val="1"/>
      <w:marLeft w:val="0"/>
      <w:marRight w:val="0"/>
      <w:marTop w:val="0"/>
      <w:marBottom w:val="0"/>
      <w:divBdr>
        <w:top w:val="none" w:sz="0" w:space="0" w:color="auto"/>
        <w:left w:val="none" w:sz="0" w:space="0" w:color="auto"/>
        <w:bottom w:val="none" w:sz="0" w:space="0" w:color="auto"/>
        <w:right w:val="none" w:sz="0" w:space="0" w:color="auto"/>
      </w:divBdr>
    </w:div>
    <w:div w:id="1340426004">
      <w:bodyDiv w:val="1"/>
      <w:marLeft w:val="0"/>
      <w:marRight w:val="0"/>
      <w:marTop w:val="0"/>
      <w:marBottom w:val="0"/>
      <w:divBdr>
        <w:top w:val="none" w:sz="0" w:space="0" w:color="auto"/>
        <w:left w:val="none" w:sz="0" w:space="0" w:color="auto"/>
        <w:bottom w:val="none" w:sz="0" w:space="0" w:color="auto"/>
        <w:right w:val="none" w:sz="0" w:space="0" w:color="auto"/>
      </w:divBdr>
    </w:div>
    <w:div w:id="1347707507">
      <w:bodyDiv w:val="1"/>
      <w:marLeft w:val="0"/>
      <w:marRight w:val="0"/>
      <w:marTop w:val="0"/>
      <w:marBottom w:val="0"/>
      <w:divBdr>
        <w:top w:val="none" w:sz="0" w:space="0" w:color="auto"/>
        <w:left w:val="none" w:sz="0" w:space="0" w:color="auto"/>
        <w:bottom w:val="none" w:sz="0" w:space="0" w:color="auto"/>
        <w:right w:val="none" w:sz="0" w:space="0" w:color="auto"/>
      </w:divBdr>
    </w:div>
    <w:div w:id="1349023369">
      <w:bodyDiv w:val="1"/>
      <w:marLeft w:val="0"/>
      <w:marRight w:val="0"/>
      <w:marTop w:val="0"/>
      <w:marBottom w:val="0"/>
      <w:divBdr>
        <w:top w:val="none" w:sz="0" w:space="0" w:color="auto"/>
        <w:left w:val="none" w:sz="0" w:space="0" w:color="auto"/>
        <w:bottom w:val="none" w:sz="0" w:space="0" w:color="auto"/>
        <w:right w:val="none" w:sz="0" w:space="0" w:color="auto"/>
      </w:divBdr>
    </w:div>
    <w:div w:id="1353071187">
      <w:bodyDiv w:val="1"/>
      <w:marLeft w:val="0"/>
      <w:marRight w:val="0"/>
      <w:marTop w:val="0"/>
      <w:marBottom w:val="0"/>
      <w:divBdr>
        <w:top w:val="none" w:sz="0" w:space="0" w:color="auto"/>
        <w:left w:val="none" w:sz="0" w:space="0" w:color="auto"/>
        <w:bottom w:val="none" w:sz="0" w:space="0" w:color="auto"/>
        <w:right w:val="none" w:sz="0" w:space="0" w:color="auto"/>
      </w:divBdr>
    </w:div>
    <w:div w:id="1353188390">
      <w:bodyDiv w:val="1"/>
      <w:marLeft w:val="0"/>
      <w:marRight w:val="0"/>
      <w:marTop w:val="0"/>
      <w:marBottom w:val="0"/>
      <w:divBdr>
        <w:top w:val="none" w:sz="0" w:space="0" w:color="auto"/>
        <w:left w:val="none" w:sz="0" w:space="0" w:color="auto"/>
        <w:bottom w:val="none" w:sz="0" w:space="0" w:color="auto"/>
        <w:right w:val="none" w:sz="0" w:space="0" w:color="auto"/>
      </w:divBdr>
    </w:div>
    <w:div w:id="1360276663">
      <w:bodyDiv w:val="1"/>
      <w:marLeft w:val="0"/>
      <w:marRight w:val="0"/>
      <w:marTop w:val="0"/>
      <w:marBottom w:val="0"/>
      <w:divBdr>
        <w:top w:val="none" w:sz="0" w:space="0" w:color="auto"/>
        <w:left w:val="none" w:sz="0" w:space="0" w:color="auto"/>
        <w:bottom w:val="none" w:sz="0" w:space="0" w:color="auto"/>
        <w:right w:val="none" w:sz="0" w:space="0" w:color="auto"/>
      </w:divBdr>
    </w:div>
    <w:div w:id="1368488513">
      <w:bodyDiv w:val="1"/>
      <w:marLeft w:val="0"/>
      <w:marRight w:val="0"/>
      <w:marTop w:val="0"/>
      <w:marBottom w:val="0"/>
      <w:divBdr>
        <w:top w:val="none" w:sz="0" w:space="0" w:color="auto"/>
        <w:left w:val="none" w:sz="0" w:space="0" w:color="auto"/>
        <w:bottom w:val="none" w:sz="0" w:space="0" w:color="auto"/>
        <w:right w:val="none" w:sz="0" w:space="0" w:color="auto"/>
      </w:divBdr>
    </w:div>
    <w:div w:id="1369144658">
      <w:bodyDiv w:val="1"/>
      <w:marLeft w:val="0"/>
      <w:marRight w:val="0"/>
      <w:marTop w:val="0"/>
      <w:marBottom w:val="0"/>
      <w:divBdr>
        <w:top w:val="none" w:sz="0" w:space="0" w:color="auto"/>
        <w:left w:val="none" w:sz="0" w:space="0" w:color="auto"/>
        <w:bottom w:val="none" w:sz="0" w:space="0" w:color="auto"/>
        <w:right w:val="none" w:sz="0" w:space="0" w:color="auto"/>
      </w:divBdr>
    </w:div>
    <w:div w:id="1372876991">
      <w:bodyDiv w:val="1"/>
      <w:marLeft w:val="0"/>
      <w:marRight w:val="0"/>
      <w:marTop w:val="0"/>
      <w:marBottom w:val="0"/>
      <w:divBdr>
        <w:top w:val="none" w:sz="0" w:space="0" w:color="auto"/>
        <w:left w:val="none" w:sz="0" w:space="0" w:color="auto"/>
        <w:bottom w:val="none" w:sz="0" w:space="0" w:color="auto"/>
        <w:right w:val="none" w:sz="0" w:space="0" w:color="auto"/>
      </w:divBdr>
    </w:div>
    <w:div w:id="1373457256">
      <w:bodyDiv w:val="1"/>
      <w:marLeft w:val="0"/>
      <w:marRight w:val="0"/>
      <w:marTop w:val="0"/>
      <w:marBottom w:val="0"/>
      <w:divBdr>
        <w:top w:val="none" w:sz="0" w:space="0" w:color="auto"/>
        <w:left w:val="none" w:sz="0" w:space="0" w:color="auto"/>
        <w:bottom w:val="none" w:sz="0" w:space="0" w:color="auto"/>
        <w:right w:val="none" w:sz="0" w:space="0" w:color="auto"/>
      </w:divBdr>
    </w:div>
    <w:div w:id="1378436917">
      <w:bodyDiv w:val="1"/>
      <w:marLeft w:val="0"/>
      <w:marRight w:val="0"/>
      <w:marTop w:val="0"/>
      <w:marBottom w:val="0"/>
      <w:divBdr>
        <w:top w:val="none" w:sz="0" w:space="0" w:color="auto"/>
        <w:left w:val="none" w:sz="0" w:space="0" w:color="auto"/>
        <w:bottom w:val="none" w:sz="0" w:space="0" w:color="auto"/>
        <w:right w:val="none" w:sz="0" w:space="0" w:color="auto"/>
      </w:divBdr>
    </w:div>
    <w:div w:id="1380475343">
      <w:bodyDiv w:val="1"/>
      <w:marLeft w:val="0"/>
      <w:marRight w:val="0"/>
      <w:marTop w:val="0"/>
      <w:marBottom w:val="0"/>
      <w:divBdr>
        <w:top w:val="none" w:sz="0" w:space="0" w:color="auto"/>
        <w:left w:val="none" w:sz="0" w:space="0" w:color="auto"/>
        <w:bottom w:val="none" w:sz="0" w:space="0" w:color="auto"/>
        <w:right w:val="none" w:sz="0" w:space="0" w:color="auto"/>
      </w:divBdr>
    </w:div>
    <w:div w:id="1386179249">
      <w:bodyDiv w:val="1"/>
      <w:marLeft w:val="0"/>
      <w:marRight w:val="0"/>
      <w:marTop w:val="0"/>
      <w:marBottom w:val="0"/>
      <w:divBdr>
        <w:top w:val="none" w:sz="0" w:space="0" w:color="auto"/>
        <w:left w:val="none" w:sz="0" w:space="0" w:color="auto"/>
        <w:bottom w:val="none" w:sz="0" w:space="0" w:color="auto"/>
        <w:right w:val="none" w:sz="0" w:space="0" w:color="auto"/>
      </w:divBdr>
    </w:div>
    <w:div w:id="1389651971">
      <w:bodyDiv w:val="1"/>
      <w:marLeft w:val="0"/>
      <w:marRight w:val="0"/>
      <w:marTop w:val="0"/>
      <w:marBottom w:val="0"/>
      <w:divBdr>
        <w:top w:val="none" w:sz="0" w:space="0" w:color="auto"/>
        <w:left w:val="none" w:sz="0" w:space="0" w:color="auto"/>
        <w:bottom w:val="none" w:sz="0" w:space="0" w:color="auto"/>
        <w:right w:val="none" w:sz="0" w:space="0" w:color="auto"/>
      </w:divBdr>
    </w:div>
    <w:div w:id="1390768342">
      <w:bodyDiv w:val="1"/>
      <w:marLeft w:val="0"/>
      <w:marRight w:val="0"/>
      <w:marTop w:val="0"/>
      <w:marBottom w:val="0"/>
      <w:divBdr>
        <w:top w:val="none" w:sz="0" w:space="0" w:color="auto"/>
        <w:left w:val="none" w:sz="0" w:space="0" w:color="auto"/>
        <w:bottom w:val="none" w:sz="0" w:space="0" w:color="auto"/>
        <w:right w:val="none" w:sz="0" w:space="0" w:color="auto"/>
      </w:divBdr>
    </w:div>
    <w:div w:id="1391539588">
      <w:bodyDiv w:val="1"/>
      <w:marLeft w:val="0"/>
      <w:marRight w:val="0"/>
      <w:marTop w:val="0"/>
      <w:marBottom w:val="0"/>
      <w:divBdr>
        <w:top w:val="none" w:sz="0" w:space="0" w:color="auto"/>
        <w:left w:val="none" w:sz="0" w:space="0" w:color="auto"/>
        <w:bottom w:val="none" w:sz="0" w:space="0" w:color="auto"/>
        <w:right w:val="none" w:sz="0" w:space="0" w:color="auto"/>
      </w:divBdr>
    </w:div>
    <w:div w:id="1393850124">
      <w:bodyDiv w:val="1"/>
      <w:marLeft w:val="0"/>
      <w:marRight w:val="0"/>
      <w:marTop w:val="0"/>
      <w:marBottom w:val="0"/>
      <w:divBdr>
        <w:top w:val="none" w:sz="0" w:space="0" w:color="auto"/>
        <w:left w:val="none" w:sz="0" w:space="0" w:color="auto"/>
        <w:bottom w:val="none" w:sz="0" w:space="0" w:color="auto"/>
        <w:right w:val="none" w:sz="0" w:space="0" w:color="auto"/>
      </w:divBdr>
    </w:div>
    <w:div w:id="1395354746">
      <w:bodyDiv w:val="1"/>
      <w:marLeft w:val="0"/>
      <w:marRight w:val="0"/>
      <w:marTop w:val="0"/>
      <w:marBottom w:val="0"/>
      <w:divBdr>
        <w:top w:val="none" w:sz="0" w:space="0" w:color="auto"/>
        <w:left w:val="none" w:sz="0" w:space="0" w:color="auto"/>
        <w:bottom w:val="none" w:sz="0" w:space="0" w:color="auto"/>
        <w:right w:val="none" w:sz="0" w:space="0" w:color="auto"/>
      </w:divBdr>
    </w:div>
    <w:div w:id="1412658275">
      <w:bodyDiv w:val="1"/>
      <w:marLeft w:val="0"/>
      <w:marRight w:val="0"/>
      <w:marTop w:val="0"/>
      <w:marBottom w:val="0"/>
      <w:divBdr>
        <w:top w:val="none" w:sz="0" w:space="0" w:color="auto"/>
        <w:left w:val="none" w:sz="0" w:space="0" w:color="auto"/>
        <w:bottom w:val="none" w:sz="0" w:space="0" w:color="auto"/>
        <w:right w:val="none" w:sz="0" w:space="0" w:color="auto"/>
      </w:divBdr>
    </w:div>
    <w:div w:id="1418092822">
      <w:bodyDiv w:val="1"/>
      <w:marLeft w:val="0"/>
      <w:marRight w:val="0"/>
      <w:marTop w:val="0"/>
      <w:marBottom w:val="0"/>
      <w:divBdr>
        <w:top w:val="none" w:sz="0" w:space="0" w:color="auto"/>
        <w:left w:val="none" w:sz="0" w:space="0" w:color="auto"/>
        <w:bottom w:val="none" w:sz="0" w:space="0" w:color="auto"/>
        <w:right w:val="none" w:sz="0" w:space="0" w:color="auto"/>
      </w:divBdr>
    </w:div>
    <w:div w:id="1421297217">
      <w:bodyDiv w:val="1"/>
      <w:marLeft w:val="0"/>
      <w:marRight w:val="0"/>
      <w:marTop w:val="0"/>
      <w:marBottom w:val="0"/>
      <w:divBdr>
        <w:top w:val="none" w:sz="0" w:space="0" w:color="auto"/>
        <w:left w:val="none" w:sz="0" w:space="0" w:color="auto"/>
        <w:bottom w:val="none" w:sz="0" w:space="0" w:color="auto"/>
        <w:right w:val="none" w:sz="0" w:space="0" w:color="auto"/>
      </w:divBdr>
    </w:div>
    <w:div w:id="1421608774">
      <w:bodyDiv w:val="1"/>
      <w:marLeft w:val="0"/>
      <w:marRight w:val="0"/>
      <w:marTop w:val="0"/>
      <w:marBottom w:val="0"/>
      <w:divBdr>
        <w:top w:val="none" w:sz="0" w:space="0" w:color="auto"/>
        <w:left w:val="none" w:sz="0" w:space="0" w:color="auto"/>
        <w:bottom w:val="none" w:sz="0" w:space="0" w:color="auto"/>
        <w:right w:val="none" w:sz="0" w:space="0" w:color="auto"/>
      </w:divBdr>
    </w:div>
    <w:div w:id="1439180002">
      <w:bodyDiv w:val="1"/>
      <w:marLeft w:val="0"/>
      <w:marRight w:val="0"/>
      <w:marTop w:val="0"/>
      <w:marBottom w:val="0"/>
      <w:divBdr>
        <w:top w:val="none" w:sz="0" w:space="0" w:color="auto"/>
        <w:left w:val="none" w:sz="0" w:space="0" w:color="auto"/>
        <w:bottom w:val="none" w:sz="0" w:space="0" w:color="auto"/>
        <w:right w:val="none" w:sz="0" w:space="0" w:color="auto"/>
      </w:divBdr>
    </w:div>
    <w:div w:id="1439522247">
      <w:bodyDiv w:val="1"/>
      <w:marLeft w:val="0"/>
      <w:marRight w:val="0"/>
      <w:marTop w:val="0"/>
      <w:marBottom w:val="0"/>
      <w:divBdr>
        <w:top w:val="none" w:sz="0" w:space="0" w:color="auto"/>
        <w:left w:val="none" w:sz="0" w:space="0" w:color="auto"/>
        <w:bottom w:val="none" w:sz="0" w:space="0" w:color="auto"/>
        <w:right w:val="none" w:sz="0" w:space="0" w:color="auto"/>
      </w:divBdr>
    </w:div>
    <w:div w:id="1440612511">
      <w:bodyDiv w:val="1"/>
      <w:marLeft w:val="0"/>
      <w:marRight w:val="0"/>
      <w:marTop w:val="0"/>
      <w:marBottom w:val="0"/>
      <w:divBdr>
        <w:top w:val="none" w:sz="0" w:space="0" w:color="auto"/>
        <w:left w:val="none" w:sz="0" w:space="0" w:color="auto"/>
        <w:bottom w:val="none" w:sz="0" w:space="0" w:color="auto"/>
        <w:right w:val="none" w:sz="0" w:space="0" w:color="auto"/>
      </w:divBdr>
    </w:div>
    <w:div w:id="1441955595">
      <w:bodyDiv w:val="1"/>
      <w:marLeft w:val="0"/>
      <w:marRight w:val="0"/>
      <w:marTop w:val="0"/>
      <w:marBottom w:val="0"/>
      <w:divBdr>
        <w:top w:val="none" w:sz="0" w:space="0" w:color="auto"/>
        <w:left w:val="none" w:sz="0" w:space="0" w:color="auto"/>
        <w:bottom w:val="none" w:sz="0" w:space="0" w:color="auto"/>
        <w:right w:val="none" w:sz="0" w:space="0" w:color="auto"/>
      </w:divBdr>
    </w:div>
    <w:div w:id="1441995497">
      <w:bodyDiv w:val="1"/>
      <w:marLeft w:val="0"/>
      <w:marRight w:val="0"/>
      <w:marTop w:val="0"/>
      <w:marBottom w:val="0"/>
      <w:divBdr>
        <w:top w:val="none" w:sz="0" w:space="0" w:color="auto"/>
        <w:left w:val="none" w:sz="0" w:space="0" w:color="auto"/>
        <w:bottom w:val="none" w:sz="0" w:space="0" w:color="auto"/>
        <w:right w:val="none" w:sz="0" w:space="0" w:color="auto"/>
      </w:divBdr>
    </w:div>
    <w:div w:id="1442609480">
      <w:bodyDiv w:val="1"/>
      <w:marLeft w:val="0"/>
      <w:marRight w:val="0"/>
      <w:marTop w:val="0"/>
      <w:marBottom w:val="0"/>
      <w:divBdr>
        <w:top w:val="none" w:sz="0" w:space="0" w:color="auto"/>
        <w:left w:val="none" w:sz="0" w:space="0" w:color="auto"/>
        <w:bottom w:val="none" w:sz="0" w:space="0" w:color="auto"/>
        <w:right w:val="none" w:sz="0" w:space="0" w:color="auto"/>
      </w:divBdr>
    </w:div>
    <w:div w:id="1450585243">
      <w:bodyDiv w:val="1"/>
      <w:marLeft w:val="0"/>
      <w:marRight w:val="0"/>
      <w:marTop w:val="0"/>
      <w:marBottom w:val="0"/>
      <w:divBdr>
        <w:top w:val="none" w:sz="0" w:space="0" w:color="auto"/>
        <w:left w:val="none" w:sz="0" w:space="0" w:color="auto"/>
        <w:bottom w:val="none" w:sz="0" w:space="0" w:color="auto"/>
        <w:right w:val="none" w:sz="0" w:space="0" w:color="auto"/>
      </w:divBdr>
    </w:div>
    <w:div w:id="1452161905">
      <w:bodyDiv w:val="1"/>
      <w:marLeft w:val="0"/>
      <w:marRight w:val="0"/>
      <w:marTop w:val="0"/>
      <w:marBottom w:val="0"/>
      <w:divBdr>
        <w:top w:val="none" w:sz="0" w:space="0" w:color="auto"/>
        <w:left w:val="none" w:sz="0" w:space="0" w:color="auto"/>
        <w:bottom w:val="none" w:sz="0" w:space="0" w:color="auto"/>
        <w:right w:val="none" w:sz="0" w:space="0" w:color="auto"/>
      </w:divBdr>
    </w:div>
    <w:div w:id="1452552713">
      <w:bodyDiv w:val="1"/>
      <w:marLeft w:val="0"/>
      <w:marRight w:val="0"/>
      <w:marTop w:val="0"/>
      <w:marBottom w:val="0"/>
      <w:divBdr>
        <w:top w:val="none" w:sz="0" w:space="0" w:color="auto"/>
        <w:left w:val="none" w:sz="0" w:space="0" w:color="auto"/>
        <w:bottom w:val="none" w:sz="0" w:space="0" w:color="auto"/>
        <w:right w:val="none" w:sz="0" w:space="0" w:color="auto"/>
      </w:divBdr>
    </w:div>
    <w:div w:id="1464157912">
      <w:bodyDiv w:val="1"/>
      <w:marLeft w:val="0"/>
      <w:marRight w:val="0"/>
      <w:marTop w:val="0"/>
      <w:marBottom w:val="0"/>
      <w:divBdr>
        <w:top w:val="none" w:sz="0" w:space="0" w:color="auto"/>
        <w:left w:val="none" w:sz="0" w:space="0" w:color="auto"/>
        <w:bottom w:val="none" w:sz="0" w:space="0" w:color="auto"/>
        <w:right w:val="none" w:sz="0" w:space="0" w:color="auto"/>
      </w:divBdr>
    </w:div>
    <w:div w:id="1470853263">
      <w:bodyDiv w:val="1"/>
      <w:marLeft w:val="0"/>
      <w:marRight w:val="0"/>
      <w:marTop w:val="0"/>
      <w:marBottom w:val="0"/>
      <w:divBdr>
        <w:top w:val="none" w:sz="0" w:space="0" w:color="auto"/>
        <w:left w:val="none" w:sz="0" w:space="0" w:color="auto"/>
        <w:bottom w:val="none" w:sz="0" w:space="0" w:color="auto"/>
        <w:right w:val="none" w:sz="0" w:space="0" w:color="auto"/>
      </w:divBdr>
    </w:div>
    <w:div w:id="1471165548">
      <w:bodyDiv w:val="1"/>
      <w:marLeft w:val="0"/>
      <w:marRight w:val="0"/>
      <w:marTop w:val="0"/>
      <w:marBottom w:val="0"/>
      <w:divBdr>
        <w:top w:val="none" w:sz="0" w:space="0" w:color="auto"/>
        <w:left w:val="none" w:sz="0" w:space="0" w:color="auto"/>
        <w:bottom w:val="none" w:sz="0" w:space="0" w:color="auto"/>
        <w:right w:val="none" w:sz="0" w:space="0" w:color="auto"/>
      </w:divBdr>
    </w:div>
    <w:div w:id="1471747142">
      <w:bodyDiv w:val="1"/>
      <w:marLeft w:val="0"/>
      <w:marRight w:val="0"/>
      <w:marTop w:val="0"/>
      <w:marBottom w:val="0"/>
      <w:divBdr>
        <w:top w:val="none" w:sz="0" w:space="0" w:color="auto"/>
        <w:left w:val="none" w:sz="0" w:space="0" w:color="auto"/>
        <w:bottom w:val="none" w:sz="0" w:space="0" w:color="auto"/>
        <w:right w:val="none" w:sz="0" w:space="0" w:color="auto"/>
      </w:divBdr>
    </w:div>
    <w:div w:id="1478718595">
      <w:bodyDiv w:val="1"/>
      <w:marLeft w:val="0"/>
      <w:marRight w:val="0"/>
      <w:marTop w:val="0"/>
      <w:marBottom w:val="0"/>
      <w:divBdr>
        <w:top w:val="none" w:sz="0" w:space="0" w:color="auto"/>
        <w:left w:val="none" w:sz="0" w:space="0" w:color="auto"/>
        <w:bottom w:val="none" w:sz="0" w:space="0" w:color="auto"/>
        <w:right w:val="none" w:sz="0" w:space="0" w:color="auto"/>
      </w:divBdr>
    </w:div>
    <w:div w:id="1480154678">
      <w:bodyDiv w:val="1"/>
      <w:marLeft w:val="0"/>
      <w:marRight w:val="0"/>
      <w:marTop w:val="0"/>
      <w:marBottom w:val="0"/>
      <w:divBdr>
        <w:top w:val="none" w:sz="0" w:space="0" w:color="auto"/>
        <w:left w:val="none" w:sz="0" w:space="0" w:color="auto"/>
        <w:bottom w:val="none" w:sz="0" w:space="0" w:color="auto"/>
        <w:right w:val="none" w:sz="0" w:space="0" w:color="auto"/>
      </w:divBdr>
    </w:div>
    <w:div w:id="1480655969">
      <w:bodyDiv w:val="1"/>
      <w:marLeft w:val="0"/>
      <w:marRight w:val="0"/>
      <w:marTop w:val="0"/>
      <w:marBottom w:val="0"/>
      <w:divBdr>
        <w:top w:val="none" w:sz="0" w:space="0" w:color="auto"/>
        <w:left w:val="none" w:sz="0" w:space="0" w:color="auto"/>
        <w:bottom w:val="none" w:sz="0" w:space="0" w:color="auto"/>
        <w:right w:val="none" w:sz="0" w:space="0" w:color="auto"/>
      </w:divBdr>
    </w:div>
    <w:div w:id="1489635347">
      <w:bodyDiv w:val="1"/>
      <w:marLeft w:val="0"/>
      <w:marRight w:val="0"/>
      <w:marTop w:val="0"/>
      <w:marBottom w:val="0"/>
      <w:divBdr>
        <w:top w:val="none" w:sz="0" w:space="0" w:color="auto"/>
        <w:left w:val="none" w:sz="0" w:space="0" w:color="auto"/>
        <w:bottom w:val="none" w:sz="0" w:space="0" w:color="auto"/>
        <w:right w:val="none" w:sz="0" w:space="0" w:color="auto"/>
      </w:divBdr>
    </w:div>
    <w:div w:id="1494688144">
      <w:bodyDiv w:val="1"/>
      <w:marLeft w:val="0"/>
      <w:marRight w:val="0"/>
      <w:marTop w:val="0"/>
      <w:marBottom w:val="0"/>
      <w:divBdr>
        <w:top w:val="none" w:sz="0" w:space="0" w:color="auto"/>
        <w:left w:val="none" w:sz="0" w:space="0" w:color="auto"/>
        <w:bottom w:val="none" w:sz="0" w:space="0" w:color="auto"/>
        <w:right w:val="none" w:sz="0" w:space="0" w:color="auto"/>
      </w:divBdr>
    </w:div>
    <w:div w:id="1499928484">
      <w:bodyDiv w:val="1"/>
      <w:marLeft w:val="0"/>
      <w:marRight w:val="0"/>
      <w:marTop w:val="0"/>
      <w:marBottom w:val="0"/>
      <w:divBdr>
        <w:top w:val="none" w:sz="0" w:space="0" w:color="auto"/>
        <w:left w:val="none" w:sz="0" w:space="0" w:color="auto"/>
        <w:bottom w:val="none" w:sz="0" w:space="0" w:color="auto"/>
        <w:right w:val="none" w:sz="0" w:space="0" w:color="auto"/>
      </w:divBdr>
    </w:div>
    <w:div w:id="1500920973">
      <w:bodyDiv w:val="1"/>
      <w:marLeft w:val="0"/>
      <w:marRight w:val="0"/>
      <w:marTop w:val="0"/>
      <w:marBottom w:val="0"/>
      <w:divBdr>
        <w:top w:val="none" w:sz="0" w:space="0" w:color="auto"/>
        <w:left w:val="none" w:sz="0" w:space="0" w:color="auto"/>
        <w:bottom w:val="none" w:sz="0" w:space="0" w:color="auto"/>
        <w:right w:val="none" w:sz="0" w:space="0" w:color="auto"/>
      </w:divBdr>
    </w:div>
    <w:div w:id="1501774080">
      <w:bodyDiv w:val="1"/>
      <w:marLeft w:val="0"/>
      <w:marRight w:val="0"/>
      <w:marTop w:val="0"/>
      <w:marBottom w:val="0"/>
      <w:divBdr>
        <w:top w:val="none" w:sz="0" w:space="0" w:color="auto"/>
        <w:left w:val="none" w:sz="0" w:space="0" w:color="auto"/>
        <w:bottom w:val="none" w:sz="0" w:space="0" w:color="auto"/>
        <w:right w:val="none" w:sz="0" w:space="0" w:color="auto"/>
      </w:divBdr>
    </w:div>
    <w:div w:id="1504052406">
      <w:bodyDiv w:val="1"/>
      <w:marLeft w:val="0"/>
      <w:marRight w:val="0"/>
      <w:marTop w:val="0"/>
      <w:marBottom w:val="0"/>
      <w:divBdr>
        <w:top w:val="none" w:sz="0" w:space="0" w:color="auto"/>
        <w:left w:val="none" w:sz="0" w:space="0" w:color="auto"/>
        <w:bottom w:val="none" w:sz="0" w:space="0" w:color="auto"/>
        <w:right w:val="none" w:sz="0" w:space="0" w:color="auto"/>
      </w:divBdr>
    </w:div>
    <w:div w:id="1529835376">
      <w:bodyDiv w:val="1"/>
      <w:marLeft w:val="0"/>
      <w:marRight w:val="0"/>
      <w:marTop w:val="0"/>
      <w:marBottom w:val="0"/>
      <w:divBdr>
        <w:top w:val="none" w:sz="0" w:space="0" w:color="auto"/>
        <w:left w:val="none" w:sz="0" w:space="0" w:color="auto"/>
        <w:bottom w:val="none" w:sz="0" w:space="0" w:color="auto"/>
        <w:right w:val="none" w:sz="0" w:space="0" w:color="auto"/>
      </w:divBdr>
    </w:div>
    <w:div w:id="1532453768">
      <w:bodyDiv w:val="1"/>
      <w:marLeft w:val="0"/>
      <w:marRight w:val="0"/>
      <w:marTop w:val="0"/>
      <w:marBottom w:val="0"/>
      <w:divBdr>
        <w:top w:val="none" w:sz="0" w:space="0" w:color="auto"/>
        <w:left w:val="none" w:sz="0" w:space="0" w:color="auto"/>
        <w:bottom w:val="none" w:sz="0" w:space="0" w:color="auto"/>
        <w:right w:val="none" w:sz="0" w:space="0" w:color="auto"/>
      </w:divBdr>
    </w:div>
    <w:div w:id="1540974975">
      <w:bodyDiv w:val="1"/>
      <w:marLeft w:val="0"/>
      <w:marRight w:val="0"/>
      <w:marTop w:val="0"/>
      <w:marBottom w:val="0"/>
      <w:divBdr>
        <w:top w:val="none" w:sz="0" w:space="0" w:color="auto"/>
        <w:left w:val="none" w:sz="0" w:space="0" w:color="auto"/>
        <w:bottom w:val="none" w:sz="0" w:space="0" w:color="auto"/>
        <w:right w:val="none" w:sz="0" w:space="0" w:color="auto"/>
      </w:divBdr>
    </w:div>
    <w:div w:id="1543326048">
      <w:bodyDiv w:val="1"/>
      <w:marLeft w:val="0"/>
      <w:marRight w:val="0"/>
      <w:marTop w:val="0"/>
      <w:marBottom w:val="0"/>
      <w:divBdr>
        <w:top w:val="none" w:sz="0" w:space="0" w:color="auto"/>
        <w:left w:val="none" w:sz="0" w:space="0" w:color="auto"/>
        <w:bottom w:val="none" w:sz="0" w:space="0" w:color="auto"/>
        <w:right w:val="none" w:sz="0" w:space="0" w:color="auto"/>
      </w:divBdr>
    </w:div>
    <w:div w:id="1543440409">
      <w:bodyDiv w:val="1"/>
      <w:marLeft w:val="0"/>
      <w:marRight w:val="0"/>
      <w:marTop w:val="0"/>
      <w:marBottom w:val="0"/>
      <w:divBdr>
        <w:top w:val="none" w:sz="0" w:space="0" w:color="auto"/>
        <w:left w:val="none" w:sz="0" w:space="0" w:color="auto"/>
        <w:bottom w:val="none" w:sz="0" w:space="0" w:color="auto"/>
        <w:right w:val="none" w:sz="0" w:space="0" w:color="auto"/>
      </w:divBdr>
    </w:div>
    <w:div w:id="1551071096">
      <w:bodyDiv w:val="1"/>
      <w:marLeft w:val="0"/>
      <w:marRight w:val="0"/>
      <w:marTop w:val="0"/>
      <w:marBottom w:val="0"/>
      <w:divBdr>
        <w:top w:val="none" w:sz="0" w:space="0" w:color="auto"/>
        <w:left w:val="none" w:sz="0" w:space="0" w:color="auto"/>
        <w:bottom w:val="none" w:sz="0" w:space="0" w:color="auto"/>
        <w:right w:val="none" w:sz="0" w:space="0" w:color="auto"/>
      </w:divBdr>
    </w:div>
    <w:div w:id="1551502721">
      <w:bodyDiv w:val="1"/>
      <w:marLeft w:val="0"/>
      <w:marRight w:val="0"/>
      <w:marTop w:val="0"/>
      <w:marBottom w:val="0"/>
      <w:divBdr>
        <w:top w:val="none" w:sz="0" w:space="0" w:color="auto"/>
        <w:left w:val="none" w:sz="0" w:space="0" w:color="auto"/>
        <w:bottom w:val="none" w:sz="0" w:space="0" w:color="auto"/>
        <w:right w:val="none" w:sz="0" w:space="0" w:color="auto"/>
      </w:divBdr>
    </w:div>
    <w:div w:id="1556353607">
      <w:bodyDiv w:val="1"/>
      <w:marLeft w:val="0"/>
      <w:marRight w:val="0"/>
      <w:marTop w:val="0"/>
      <w:marBottom w:val="0"/>
      <w:divBdr>
        <w:top w:val="none" w:sz="0" w:space="0" w:color="auto"/>
        <w:left w:val="none" w:sz="0" w:space="0" w:color="auto"/>
        <w:bottom w:val="none" w:sz="0" w:space="0" w:color="auto"/>
        <w:right w:val="none" w:sz="0" w:space="0" w:color="auto"/>
      </w:divBdr>
    </w:div>
    <w:div w:id="1559704638">
      <w:bodyDiv w:val="1"/>
      <w:marLeft w:val="0"/>
      <w:marRight w:val="0"/>
      <w:marTop w:val="0"/>
      <w:marBottom w:val="0"/>
      <w:divBdr>
        <w:top w:val="none" w:sz="0" w:space="0" w:color="auto"/>
        <w:left w:val="none" w:sz="0" w:space="0" w:color="auto"/>
        <w:bottom w:val="none" w:sz="0" w:space="0" w:color="auto"/>
        <w:right w:val="none" w:sz="0" w:space="0" w:color="auto"/>
      </w:divBdr>
    </w:div>
    <w:div w:id="1575168388">
      <w:bodyDiv w:val="1"/>
      <w:marLeft w:val="0"/>
      <w:marRight w:val="0"/>
      <w:marTop w:val="0"/>
      <w:marBottom w:val="0"/>
      <w:divBdr>
        <w:top w:val="none" w:sz="0" w:space="0" w:color="auto"/>
        <w:left w:val="none" w:sz="0" w:space="0" w:color="auto"/>
        <w:bottom w:val="none" w:sz="0" w:space="0" w:color="auto"/>
        <w:right w:val="none" w:sz="0" w:space="0" w:color="auto"/>
      </w:divBdr>
    </w:div>
    <w:div w:id="1575505396">
      <w:bodyDiv w:val="1"/>
      <w:marLeft w:val="0"/>
      <w:marRight w:val="0"/>
      <w:marTop w:val="0"/>
      <w:marBottom w:val="0"/>
      <w:divBdr>
        <w:top w:val="none" w:sz="0" w:space="0" w:color="auto"/>
        <w:left w:val="none" w:sz="0" w:space="0" w:color="auto"/>
        <w:bottom w:val="none" w:sz="0" w:space="0" w:color="auto"/>
        <w:right w:val="none" w:sz="0" w:space="0" w:color="auto"/>
      </w:divBdr>
    </w:div>
    <w:div w:id="1578173902">
      <w:bodyDiv w:val="1"/>
      <w:marLeft w:val="0"/>
      <w:marRight w:val="0"/>
      <w:marTop w:val="0"/>
      <w:marBottom w:val="0"/>
      <w:divBdr>
        <w:top w:val="none" w:sz="0" w:space="0" w:color="auto"/>
        <w:left w:val="none" w:sz="0" w:space="0" w:color="auto"/>
        <w:bottom w:val="none" w:sz="0" w:space="0" w:color="auto"/>
        <w:right w:val="none" w:sz="0" w:space="0" w:color="auto"/>
      </w:divBdr>
    </w:div>
    <w:div w:id="1593125861">
      <w:bodyDiv w:val="1"/>
      <w:marLeft w:val="0"/>
      <w:marRight w:val="0"/>
      <w:marTop w:val="0"/>
      <w:marBottom w:val="0"/>
      <w:divBdr>
        <w:top w:val="none" w:sz="0" w:space="0" w:color="auto"/>
        <w:left w:val="none" w:sz="0" w:space="0" w:color="auto"/>
        <w:bottom w:val="none" w:sz="0" w:space="0" w:color="auto"/>
        <w:right w:val="none" w:sz="0" w:space="0" w:color="auto"/>
      </w:divBdr>
    </w:div>
    <w:div w:id="1594894603">
      <w:bodyDiv w:val="1"/>
      <w:marLeft w:val="0"/>
      <w:marRight w:val="0"/>
      <w:marTop w:val="0"/>
      <w:marBottom w:val="0"/>
      <w:divBdr>
        <w:top w:val="none" w:sz="0" w:space="0" w:color="auto"/>
        <w:left w:val="none" w:sz="0" w:space="0" w:color="auto"/>
        <w:bottom w:val="none" w:sz="0" w:space="0" w:color="auto"/>
        <w:right w:val="none" w:sz="0" w:space="0" w:color="auto"/>
      </w:divBdr>
    </w:div>
    <w:div w:id="1596090745">
      <w:bodyDiv w:val="1"/>
      <w:marLeft w:val="0"/>
      <w:marRight w:val="0"/>
      <w:marTop w:val="0"/>
      <w:marBottom w:val="0"/>
      <w:divBdr>
        <w:top w:val="none" w:sz="0" w:space="0" w:color="auto"/>
        <w:left w:val="none" w:sz="0" w:space="0" w:color="auto"/>
        <w:bottom w:val="none" w:sz="0" w:space="0" w:color="auto"/>
        <w:right w:val="none" w:sz="0" w:space="0" w:color="auto"/>
      </w:divBdr>
    </w:div>
    <w:div w:id="1624145183">
      <w:bodyDiv w:val="1"/>
      <w:marLeft w:val="0"/>
      <w:marRight w:val="0"/>
      <w:marTop w:val="0"/>
      <w:marBottom w:val="0"/>
      <w:divBdr>
        <w:top w:val="none" w:sz="0" w:space="0" w:color="auto"/>
        <w:left w:val="none" w:sz="0" w:space="0" w:color="auto"/>
        <w:bottom w:val="none" w:sz="0" w:space="0" w:color="auto"/>
        <w:right w:val="none" w:sz="0" w:space="0" w:color="auto"/>
      </w:divBdr>
    </w:div>
    <w:div w:id="1624844902">
      <w:bodyDiv w:val="1"/>
      <w:marLeft w:val="0"/>
      <w:marRight w:val="0"/>
      <w:marTop w:val="0"/>
      <w:marBottom w:val="0"/>
      <w:divBdr>
        <w:top w:val="none" w:sz="0" w:space="0" w:color="auto"/>
        <w:left w:val="none" w:sz="0" w:space="0" w:color="auto"/>
        <w:bottom w:val="none" w:sz="0" w:space="0" w:color="auto"/>
        <w:right w:val="none" w:sz="0" w:space="0" w:color="auto"/>
      </w:divBdr>
    </w:div>
    <w:div w:id="1624994497">
      <w:bodyDiv w:val="1"/>
      <w:marLeft w:val="0"/>
      <w:marRight w:val="0"/>
      <w:marTop w:val="0"/>
      <w:marBottom w:val="0"/>
      <w:divBdr>
        <w:top w:val="none" w:sz="0" w:space="0" w:color="auto"/>
        <w:left w:val="none" w:sz="0" w:space="0" w:color="auto"/>
        <w:bottom w:val="none" w:sz="0" w:space="0" w:color="auto"/>
        <w:right w:val="none" w:sz="0" w:space="0" w:color="auto"/>
      </w:divBdr>
    </w:div>
    <w:div w:id="1636908105">
      <w:bodyDiv w:val="1"/>
      <w:marLeft w:val="0"/>
      <w:marRight w:val="0"/>
      <w:marTop w:val="0"/>
      <w:marBottom w:val="0"/>
      <w:divBdr>
        <w:top w:val="none" w:sz="0" w:space="0" w:color="auto"/>
        <w:left w:val="none" w:sz="0" w:space="0" w:color="auto"/>
        <w:bottom w:val="none" w:sz="0" w:space="0" w:color="auto"/>
        <w:right w:val="none" w:sz="0" w:space="0" w:color="auto"/>
      </w:divBdr>
    </w:div>
    <w:div w:id="1650553053">
      <w:bodyDiv w:val="1"/>
      <w:marLeft w:val="0"/>
      <w:marRight w:val="0"/>
      <w:marTop w:val="0"/>
      <w:marBottom w:val="0"/>
      <w:divBdr>
        <w:top w:val="none" w:sz="0" w:space="0" w:color="auto"/>
        <w:left w:val="none" w:sz="0" w:space="0" w:color="auto"/>
        <w:bottom w:val="none" w:sz="0" w:space="0" w:color="auto"/>
        <w:right w:val="none" w:sz="0" w:space="0" w:color="auto"/>
      </w:divBdr>
    </w:div>
    <w:div w:id="1654406545">
      <w:bodyDiv w:val="1"/>
      <w:marLeft w:val="0"/>
      <w:marRight w:val="0"/>
      <w:marTop w:val="0"/>
      <w:marBottom w:val="0"/>
      <w:divBdr>
        <w:top w:val="none" w:sz="0" w:space="0" w:color="auto"/>
        <w:left w:val="none" w:sz="0" w:space="0" w:color="auto"/>
        <w:bottom w:val="none" w:sz="0" w:space="0" w:color="auto"/>
        <w:right w:val="none" w:sz="0" w:space="0" w:color="auto"/>
      </w:divBdr>
    </w:div>
    <w:div w:id="1656833597">
      <w:bodyDiv w:val="1"/>
      <w:marLeft w:val="0"/>
      <w:marRight w:val="0"/>
      <w:marTop w:val="0"/>
      <w:marBottom w:val="0"/>
      <w:divBdr>
        <w:top w:val="none" w:sz="0" w:space="0" w:color="auto"/>
        <w:left w:val="none" w:sz="0" w:space="0" w:color="auto"/>
        <w:bottom w:val="none" w:sz="0" w:space="0" w:color="auto"/>
        <w:right w:val="none" w:sz="0" w:space="0" w:color="auto"/>
      </w:divBdr>
    </w:div>
    <w:div w:id="1657417139">
      <w:bodyDiv w:val="1"/>
      <w:marLeft w:val="0"/>
      <w:marRight w:val="0"/>
      <w:marTop w:val="0"/>
      <w:marBottom w:val="0"/>
      <w:divBdr>
        <w:top w:val="none" w:sz="0" w:space="0" w:color="auto"/>
        <w:left w:val="none" w:sz="0" w:space="0" w:color="auto"/>
        <w:bottom w:val="none" w:sz="0" w:space="0" w:color="auto"/>
        <w:right w:val="none" w:sz="0" w:space="0" w:color="auto"/>
      </w:divBdr>
    </w:div>
    <w:div w:id="1658341475">
      <w:bodyDiv w:val="1"/>
      <w:marLeft w:val="0"/>
      <w:marRight w:val="0"/>
      <w:marTop w:val="0"/>
      <w:marBottom w:val="0"/>
      <w:divBdr>
        <w:top w:val="none" w:sz="0" w:space="0" w:color="auto"/>
        <w:left w:val="none" w:sz="0" w:space="0" w:color="auto"/>
        <w:bottom w:val="none" w:sz="0" w:space="0" w:color="auto"/>
        <w:right w:val="none" w:sz="0" w:space="0" w:color="auto"/>
      </w:divBdr>
    </w:div>
    <w:div w:id="1664965368">
      <w:bodyDiv w:val="1"/>
      <w:marLeft w:val="0"/>
      <w:marRight w:val="0"/>
      <w:marTop w:val="0"/>
      <w:marBottom w:val="0"/>
      <w:divBdr>
        <w:top w:val="none" w:sz="0" w:space="0" w:color="auto"/>
        <w:left w:val="none" w:sz="0" w:space="0" w:color="auto"/>
        <w:bottom w:val="none" w:sz="0" w:space="0" w:color="auto"/>
        <w:right w:val="none" w:sz="0" w:space="0" w:color="auto"/>
      </w:divBdr>
    </w:div>
    <w:div w:id="1684865432">
      <w:bodyDiv w:val="1"/>
      <w:marLeft w:val="0"/>
      <w:marRight w:val="0"/>
      <w:marTop w:val="0"/>
      <w:marBottom w:val="0"/>
      <w:divBdr>
        <w:top w:val="none" w:sz="0" w:space="0" w:color="auto"/>
        <w:left w:val="none" w:sz="0" w:space="0" w:color="auto"/>
        <w:bottom w:val="none" w:sz="0" w:space="0" w:color="auto"/>
        <w:right w:val="none" w:sz="0" w:space="0" w:color="auto"/>
      </w:divBdr>
    </w:div>
    <w:div w:id="1685590950">
      <w:bodyDiv w:val="1"/>
      <w:marLeft w:val="0"/>
      <w:marRight w:val="0"/>
      <w:marTop w:val="0"/>
      <w:marBottom w:val="0"/>
      <w:divBdr>
        <w:top w:val="none" w:sz="0" w:space="0" w:color="auto"/>
        <w:left w:val="none" w:sz="0" w:space="0" w:color="auto"/>
        <w:bottom w:val="none" w:sz="0" w:space="0" w:color="auto"/>
        <w:right w:val="none" w:sz="0" w:space="0" w:color="auto"/>
      </w:divBdr>
    </w:div>
    <w:div w:id="1687249529">
      <w:bodyDiv w:val="1"/>
      <w:marLeft w:val="0"/>
      <w:marRight w:val="0"/>
      <w:marTop w:val="0"/>
      <w:marBottom w:val="0"/>
      <w:divBdr>
        <w:top w:val="none" w:sz="0" w:space="0" w:color="auto"/>
        <w:left w:val="none" w:sz="0" w:space="0" w:color="auto"/>
        <w:bottom w:val="none" w:sz="0" w:space="0" w:color="auto"/>
        <w:right w:val="none" w:sz="0" w:space="0" w:color="auto"/>
      </w:divBdr>
    </w:div>
    <w:div w:id="1687560654">
      <w:bodyDiv w:val="1"/>
      <w:marLeft w:val="0"/>
      <w:marRight w:val="0"/>
      <w:marTop w:val="0"/>
      <w:marBottom w:val="0"/>
      <w:divBdr>
        <w:top w:val="none" w:sz="0" w:space="0" w:color="auto"/>
        <w:left w:val="none" w:sz="0" w:space="0" w:color="auto"/>
        <w:bottom w:val="none" w:sz="0" w:space="0" w:color="auto"/>
        <w:right w:val="none" w:sz="0" w:space="0" w:color="auto"/>
      </w:divBdr>
    </w:div>
    <w:div w:id="1690065751">
      <w:bodyDiv w:val="1"/>
      <w:marLeft w:val="0"/>
      <w:marRight w:val="0"/>
      <w:marTop w:val="0"/>
      <w:marBottom w:val="0"/>
      <w:divBdr>
        <w:top w:val="none" w:sz="0" w:space="0" w:color="auto"/>
        <w:left w:val="none" w:sz="0" w:space="0" w:color="auto"/>
        <w:bottom w:val="none" w:sz="0" w:space="0" w:color="auto"/>
        <w:right w:val="none" w:sz="0" w:space="0" w:color="auto"/>
      </w:divBdr>
    </w:div>
    <w:div w:id="1690325816">
      <w:bodyDiv w:val="1"/>
      <w:marLeft w:val="0"/>
      <w:marRight w:val="0"/>
      <w:marTop w:val="0"/>
      <w:marBottom w:val="0"/>
      <w:divBdr>
        <w:top w:val="none" w:sz="0" w:space="0" w:color="auto"/>
        <w:left w:val="none" w:sz="0" w:space="0" w:color="auto"/>
        <w:bottom w:val="none" w:sz="0" w:space="0" w:color="auto"/>
        <w:right w:val="none" w:sz="0" w:space="0" w:color="auto"/>
      </w:divBdr>
    </w:div>
    <w:div w:id="1692533080">
      <w:bodyDiv w:val="1"/>
      <w:marLeft w:val="0"/>
      <w:marRight w:val="0"/>
      <w:marTop w:val="0"/>
      <w:marBottom w:val="0"/>
      <w:divBdr>
        <w:top w:val="none" w:sz="0" w:space="0" w:color="auto"/>
        <w:left w:val="none" w:sz="0" w:space="0" w:color="auto"/>
        <w:bottom w:val="none" w:sz="0" w:space="0" w:color="auto"/>
        <w:right w:val="none" w:sz="0" w:space="0" w:color="auto"/>
      </w:divBdr>
    </w:div>
    <w:div w:id="1692729686">
      <w:bodyDiv w:val="1"/>
      <w:marLeft w:val="0"/>
      <w:marRight w:val="0"/>
      <w:marTop w:val="0"/>
      <w:marBottom w:val="0"/>
      <w:divBdr>
        <w:top w:val="none" w:sz="0" w:space="0" w:color="auto"/>
        <w:left w:val="none" w:sz="0" w:space="0" w:color="auto"/>
        <w:bottom w:val="none" w:sz="0" w:space="0" w:color="auto"/>
        <w:right w:val="none" w:sz="0" w:space="0" w:color="auto"/>
      </w:divBdr>
    </w:div>
    <w:div w:id="1696736031">
      <w:bodyDiv w:val="1"/>
      <w:marLeft w:val="0"/>
      <w:marRight w:val="0"/>
      <w:marTop w:val="0"/>
      <w:marBottom w:val="0"/>
      <w:divBdr>
        <w:top w:val="none" w:sz="0" w:space="0" w:color="auto"/>
        <w:left w:val="none" w:sz="0" w:space="0" w:color="auto"/>
        <w:bottom w:val="none" w:sz="0" w:space="0" w:color="auto"/>
        <w:right w:val="none" w:sz="0" w:space="0" w:color="auto"/>
      </w:divBdr>
    </w:div>
    <w:div w:id="1701781377">
      <w:bodyDiv w:val="1"/>
      <w:marLeft w:val="0"/>
      <w:marRight w:val="0"/>
      <w:marTop w:val="0"/>
      <w:marBottom w:val="0"/>
      <w:divBdr>
        <w:top w:val="none" w:sz="0" w:space="0" w:color="auto"/>
        <w:left w:val="none" w:sz="0" w:space="0" w:color="auto"/>
        <w:bottom w:val="none" w:sz="0" w:space="0" w:color="auto"/>
        <w:right w:val="none" w:sz="0" w:space="0" w:color="auto"/>
      </w:divBdr>
    </w:div>
    <w:div w:id="1706174986">
      <w:bodyDiv w:val="1"/>
      <w:marLeft w:val="0"/>
      <w:marRight w:val="0"/>
      <w:marTop w:val="0"/>
      <w:marBottom w:val="0"/>
      <w:divBdr>
        <w:top w:val="none" w:sz="0" w:space="0" w:color="auto"/>
        <w:left w:val="none" w:sz="0" w:space="0" w:color="auto"/>
        <w:bottom w:val="none" w:sz="0" w:space="0" w:color="auto"/>
        <w:right w:val="none" w:sz="0" w:space="0" w:color="auto"/>
      </w:divBdr>
    </w:div>
    <w:div w:id="1709331800">
      <w:bodyDiv w:val="1"/>
      <w:marLeft w:val="0"/>
      <w:marRight w:val="0"/>
      <w:marTop w:val="0"/>
      <w:marBottom w:val="0"/>
      <w:divBdr>
        <w:top w:val="none" w:sz="0" w:space="0" w:color="auto"/>
        <w:left w:val="none" w:sz="0" w:space="0" w:color="auto"/>
        <w:bottom w:val="none" w:sz="0" w:space="0" w:color="auto"/>
        <w:right w:val="none" w:sz="0" w:space="0" w:color="auto"/>
      </w:divBdr>
    </w:div>
    <w:div w:id="1710489686">
      <w:bodyDiv w:val="1"/>
      <w:marLeft w:val="0"/>
      <w:marRight w:val="0"/>
      <w:marTop w:val="0"/>
      <w:marBottom w:val="0"/>
      <w:divBdr>
        <w:top w:val="none" w:sz="0" w:space="0" w:color="auto"/>
        <w:left w:val="none" w:sz="0" w:space="0" w:color="auto"/>
        <w:bottom w:val="none" w:sz="0" w:space="0" w:color="auto"/>
        <w:right w:val="none" w:sz="0" w:space="0" w:color="auto"/>
      </w:divBdr>
    </w:div>
    <w:div w:id="1717240144">
      <w:bodyDiv w:val="1"/>
      <w:marLeft w:val="0"/>
      <w:marRight w:val="0"/>
      <w:marTop w:val="0"/>
      <w:marBottom w:val="0"/>
      <w:divBdr>
        <w:top w:val="none" w:sz="0" w:space="0" w:color="auto"/>
        <w:left w:val="none" w:sz="0" w:space="0" w:color="auto"/>
        <w:bottom w:val="none" w:sz="0" w:space="0" w:color="auto"/>
        <w:right w:val="none" w:sz="0" w:space="0" w:color="auto"/>
      </w:divBdr>
    </w:div>
    <w:div w:id="1722051271">
      <w:bodyDiv w:val="1"/>
      <w:marLeft w:val="0"/>
      <w:marRight w:val="0"/>
      <w:marTop w:val="0"/>
      <w:marBottom w:val="0"/>
      <w:divBdr>
        <w:top w:val="none" w:sz="0" w:space="0" w:color="auto"/>
        <w:left w:val="none" w:sz="0" w:space="0" w:color="auto"/>
        <w:bottom w:val="none" w:sz="0" w:space="0" w:color="auto"/>
        <w:right w:val="none" w:sz="0" w:space="0" w:color="auto"/>
      </w:divBdr>
    </w:div>
    <w:div w:id="1732462382">
      <w:bodyDiv w:val="1"/>
      <w:marLeft w:val="0"/>
      <w:marRight w:val="0"/>
      <w:marTop w:val="0"/>
      <w:marBottom w:val="0"/>
      <w:divBdr>
        <w:top w:val="none" w:sz="0" w:space="0" w:color="auto"/>
        <w:left w:val="none" w:sz="0" w:space="0" w:color="auto"/>
        <w:bottom w:val="none" w:sz="0" w:space="0" w:color="auto"/>
        <w:right w:val="none" w:sz="0" w:space="0" w:color="auto"/>
      </w:divBdr>
    </w:div>
    <w:div w:id="1733459005">
      <w:bodyDiv w:val="1"/>
      <w:marLeft w:val="0"/>
      <w:marRight w:val="0"/>
      <w:marTop w:val="0"/>
      <w:marBottom w:val="0"/>
      <w:divBdr>
        <w:top w:val="none" w:sz="0" w:space="0" w:color="auto"/>
        <w:left w:val="none" w:sz="0" w:space="0" w:color="auto"/>
        <w:bottom w:val="none" w:sz="0" w:space="0" w:color="auto"/>
        <w:right w:val="none" w:sz="0" w:space="0" w:color="auto"/>
      </w:divBdr>
    </w:div>
    <w:div w:id="1743722341">
      <w:bodyDiv w:val="1"/>
      <w:marLeft w:val="0"/>
      <w:marRight w:val="0"/>
      <w:marTop w:val="0"/>
      <w:marBottom w:val="0"/>
      <w:divBdr>
        <w:top w:val="none" w:sz="0" w:space="0" w:color="auto"/>
        <w:left w:val="none" w:sz="0" w:space="0" w:color="auto"/>
        <w:bottom w:val="none" w:sz="0" w:space="0" w:color="auto"/>
        <w:right w:val="none" w:sz="0" w:space="0" w:color="auto"/>
      </w:divBdr>
    </w:div>
    <w:div w:id="1745565258">
      <w:bodyDiv w:val="1"/>
      <w:marLeft w:val="0"/>
      <w:marRight w:val="0"/>
      <w:marTop w:val="0"/>
      <w:marBottom w:val="0"/>
      <w:divBdr>
        <w:top w:val="none" w:sz="0" w:space="0" w:color="auto"/>
        <w:left w:val="none" w:sz="0" w:space="0" w:color="auto"/>
        <w:bottom w:val="none" w:sz="0" w:space="0" w:color="auto"/>
        <w:right w:val="none" w:sz="0" w:space="0" w:color="auto"/>
      </w:divBdr>
    </w:div>
    <w:div w:id="1745762644">
      <w:bodyDiv w:val="1"/>
      <w:marLeft w:val="0"/>
      <w:marRight w:val="0"/>
      <w:marTop w:val="0"/>
      <w:marBottom w:val="0"/>
      <w:divBdr>
        <w:top w:val="none" w:sz="0" w:space="0" w:color="auto"/>
        <w:left w:val="none" w:sz="0" w:space="0" w:color="auto"/>
        <w:bottom w:val="none" w:sz="0" w:space="0" w:color="auto"/>
        <w:right w:val="none" w:sz="0" w:space="0" w:color="auto"/>
      </w:divBdr>
    </w:div>
    <w:div w:id="1746872493">
      <w:bodyDiv w:val="1"/>
      <w:marLeft w:val="0"/>
      <w:marRight w:val="0"/>
      <w:marTop w:val="0"/>
      <w:marBottom w:val="0"/>
      <w:divBdr>
        <w:top w:val="none" w:sz="0" w:space="0" w:color="auto"/>
        <w:left w:val="none" w:sz="0" w:space="0" w:color="auto"/>
        <w:bottom w:val="none" w:sz="0" w:space="0" w:color="auto"/>
        <w:right w:val="none" w:sz="0" w:space="0" w:color="auto"/>
      </w:divBdr>
    </w:div>
    <w:div w:id="1747259203">
      <w:bodyDiv w:val="1"/>
      <w:marLeft w:val="0"/>
      <w:marRight w:val="0"/>
      <w:marTop w:val="0"/>
      <w:marBottom w:val="0"/>
      <w:divBdr>
        <w:top w:val="none" w:sz="0" w:space="0" w:color="auto"/>
        <w:left w:val="none" w:sz="0" w:space="0" w:color="auto"/>
        <w:bottom w:val="none" w:sz="0" w:space="0" w:color="auto"/>
        <w:right w:val="none" w:sz="0" w:space="0" w:color="auto"/>
      </w:divBdr>
    </w:div>
    <w:div w:id="1747653588">
      <w:bodyDiv w:val="1"/>
      <w:marLeft w:val="0"/>
      <w:marRight w:val="0"/>
      <w:marTop w:val="0"/>
      <w:marBottom w:val="0"/>
      <w:divBdr>
        <w:top w:val="none" w:sz="0" w:space="0" w:color="auto"/>
        <w:left w:val="none" w:sz="0" w:space="0" w:color="auto"/>
        <w:bottom w:val="none" w:sz="0" w:space="0" w:color="auto"/>
        <w:right w:val="none" w:sz="0" w:space="0" w:color="auto"/>
      </w:divBdr>
    </w:div>
    <w:div w:id="1752508539">
      <w:bodyDiv w:val="1"/>
      <w:marLeft w:val="0"/>
      <w:marRight w:val="0"/>
      <w:marTop w:val="0"/>
      <w:marBottom w:val="0"/>
      <w:divBdr>
        <w:top w:val="none" w:sz="0" w:space="0" w:color="auto"/>
        <w:left w:val="none" w:sz="0" w:space="0" w:color="auto"/>
        <w:bottom w:val="none" w:sz="0" w:space="0" w:color="auto"/>
        <w:right w:val="none" w:sz="0" w:space="0" w:color="auto"/>
      </w:divBdr>
    </w:div>
    <w:div w:id="1760519372">
      <w:bodyDiv w:val="1"/>
      <w:marLeft w:val="0"/>
      <w:marRight w:val="0"/>
      <w:marTop w:val="0"/>
      <w:marBottom w:val="0"/>
      <w:divBdr>
        <w:top w:val="none" w:sz="0" w:space="0" w:color="auto"/>
        <w:left w:val="none" w:sz="0" w:space="0" w:color="auto"/>
        <w:bottom w:val="none" w:sz="0" w:space="0" w:color="auto"/>
        <w:right w:val="none" w:sz="0" w:space="0" w:color="auto"/>
      </w:divBdr>
    </w:div>
    <w:div w:id="1762750102">
      <w:bodyDiv w:val="1"/>
      <w:marLeft w:val="0"/>
      <w:marRight w:val="0"/>
      <w:marTop w:val="0"/>
      <w:marBottom w:val="0"/>
      <w:divBdr>
        <w:top w:val="none" w:sz="0" w:space="0" w:color="auto"/>
        <w:left w:val="none" w:sz="0" w:space="0" w:color="auto"/>
        <w:bottom w:val="none" w:sz="0" w:space="0" w:color="auto"/>
        <w:right w:val="none" w:sz="0" w:space="0" w:color="auto"/>
      </w:divBdr>
    </w:div>
    <w:div w:id="1769305755">
      <w:bodyDiv w:val="1"/>
      <w:marLeft w:val="0"/>
      <w:marRight w:val="0"/>
      <w:marTop w:val="0"/>
      <w:marBottom w:val="0"/>
      <w:divBdr>
        <w:top w:val="none" w:sz="0" w:space="0" w:color="auto"/>
        <w:left w:val="none" w:sz="0" w:space="0" w:color="auto"/>
        <w:bottom w:val="none" w:sz="0" w:space="0" w:color="auto"/>
        <w:right w:val="none" w:sz="0" w:space="0" w:color="auto"/>
      </w:divBdr>
    </w:div>
    <w:div w:id="1771120562">
      <w:bodyDiv w:val="1"/>
      <w:marLeft w:val="0"/>
      <w:marRight w:val="0"/>
      <w:marTop w:val="0"/>
      <w:marBottom w:val="0"/>
      <w:divBdr>
        <w:top w:val="none" w:sz="0" w:space="0" w:color="auto"/>
        <w:left w:val="none" w:sz="0" w:space="0" w:color="auto"/>
        <w:bottom w:val="none" w:sz="0" w:space="0" w:color="auto"/>
        <w:right w:val="none" w:sz="0" w:space="0" w:color="auto"/>
      </w:divBdr>
    </w:div>
    <w:div w:id="1793132268">
      <w:bodyDiv w:val="1"/>
      <w:marLeft w:val="0"/>
      <w:marRight w:val="0"/>
      <w:marTop w:val="0"/>
      <w:marBottom w:val="0"/>
      <w:divBdr>
        <w:top w:val="none" w:sz="0" w:space="0" w:color="auto"/>
        <w:left w:val="none" w:sz="0" w:space="0" w:color="auto"/>
        <w:bottom w:val="none" w:sz="0" w:space="0" w:color="auto"/>
        <w:right w:val="none" w:sz="0" w:space="0" w:color="auto"/>
      </w:divBdr>
    </w:div>
    <w:div w:id="1793937896">
      <w:bodyDiv w:val="1"/>
      <w:marLeft w:val="0"/>
      <w:marRight w:val="0"/>
      <w:marTop w:val="0"/>
      <w:marBottom w:val="0"/>
      <w:divBdr>
        <w:top w:val="none" w:sz="0" w:space="0" w:color="auto"/>
        <w:left w:val="none" w:sz="0" w:space="0" w:color="auto"/>
        <w:bottom w:val="none" w:sz="0" w:space="0" w:color="auto"/>
        <w:right w:val="none" w:sz="0" w:space="0" w:color="auto"/>
      </w:divBdr>
    </w:div>
    <w:div w:id="1797021314">
      <w:bodyDiv w:val="1"/>
      <w:marLeft w:val="0"/>
      <w:marRight w:val="0"/>
      <w:marTop w:val="0"/>
      <w:marBottom w:val="0"/>
      <w:divBdr>
        <w:top w:val="none" w:sz="0" w:space="0" w:color="auto"/>
        <w:left w:val="none" w:sz="0" w:space="0" w:color="auto"/>
        <w:bottom w:val="none" w:sz="0" w:space="0" w:color="auto"/>
        <w:right w:val="none" w:sz="0" w:space="0" w:color="auto"/>
      </w:divBdr>
    </w:div>
    <w:div w:id="1798179414">
      <w:bodyDiv w:val="1"/>
      <w:marLeft w:val="0"/>
      <w:marRight w:val="0"/>
      <w:marTop w:val="0"/>
      <w:marBottom w:val="0"/>
      <w:divBdr>
        <w:top w:val="none" w:sz="0" w:space="0" w:color="auto"/>
        <w:left w:val="none" w:sz="0" w:space="0" w:color="auto"/>
        <w:bottom w:val="none" w:sz="0" w:space="0" w:color="auto"/>
        <w:right w:val="none" w:sz="0" w:space="0" w:color="auto"/>
      </w:divBdr>
    </w:div>
    <w:div w:id="1802720884">
      <w:bodyDiv w:val="1"/>
      <w:marLeft w:val="0"/>
      <w:marRight w:val="0"/>
      <w:marTop w:val="0"/>
      <w:marBottom w:val="0"/>
      <w:divBdr>
        <w:top w:val="none" w:sz="0" w:space="0" w:color="auto"/>
        <w:left w:val="none" w:sz="0" w:space="0" w:color="auto"/>
        <w:bottom w:val="none" w:sz="0" w:space="0" w:color="auto"/>
        <w:right w:val="none" w:sz="0" w:space="0" w:color="auto"/>
      </w:divBdr>
    </w:div>
    <w:div w:id="1803501959">
      <w:bodyDiv w:val="1"/>
      <w:marLeft w:val="0"/>
      <w:marRight w:val="0"/>
      <w:marTop w:val="0"/>
      <w:marBottom w:val="0"/>
      <w:divBdr>
        <w:top w:val="none" w:sz="0" w:space="0" w:color="auto"/>
        <w:left w:val="none" w:sz="0" w:space="0" w:color="auto"/>
        <w:bottom w:val="none" w:sz="0" w:space="0" w:color="auto"/>
        <w:right w:val="none" w:sz="0" w:space="0" w:color="auto"/>
      </w:divBdr>
    </w:div>
    <w:div w:id="1806465619">
      <w:bodyDiv w:val="1"/>
      <w:marLeft w:val="0"/>
      <w:marRight w:val="0"/>
      <w:marTop w:val="0"/>
      <w:marBottom w:val="0"/>
      <w:divBdr>
        <w:top w:val="none" w:sz="0" w:space="0" w:color="auto"/>
        <w:left w:val="none" w:sz="0" w:space="0" w:color="auto"/>
        <w:bottom w:val="none" w:sz="0" w:space="0" w:color="auto"/>
        <w:right w:val="none" w:sz="0" w:space="0" w:color="auto"/>
      </w:divBdr>
    </w:div>
    <w:div w:id="1807580717">
      <w:bodyDiv w:val="1"/>
      <w:marLeft w:val="0"/>
      <w:marRight w:val="0"/>
      <w:marTop w:val="0"/>
      <w:marBottom w:val="0"/>
      <w:divBdr>
        <w:top w:val="none" w:sz="0" w:space="0" w:color="auto"/>
        <w:left w:val="none" w:sz="0" w:space="0" w:color="auto"/>
        <w:bottom w:val="none" w:sz="0" w:space="0" w:color="auto"/>
        <w:right w:val="none" w:sz="0" w:space="0" w:color="auto"/>
      </w:divBdr>
    </w:div>
    <w:div w:id="1811708799">
      <w:bodyDiv w:val="1"/>
      <w:marLeft w:val="0"/>
      <w:marRight w:val="0"/>
      <w:marTop w:val="0"/>
      <w:marBottom w:val="0"/>
      <w:divBdr>
        <w:top w:val="none" w:sz="0" w:space="0" w:color="auto"/>
        <w:left w:val="none" w:sz="0" w:space="0" w:color="auto"/>
        <w:bottom w:val="none" w:sz="0" w:space="0" w:color="auto"/>
        <w:right w:val="none" w:sz="0" w:space="0" w:color="auto"/>
      </w:divBdr>
    </w:div>
    <w:div w:id="1812749100">
      <w:bodyDiv w:val="1"/>
      <w:marLeft w:val="0"/>
      <w:marRight w:val="0"/>
      <w:marTop w:val="0"/>
      <w:marBottom w:val="0"/>
      <w:divBdr>
        <w:top w:val="none" w:sz="0" w:space="0" w:color="auto"/>
        <w:left w:val="none" w:sz="0" w:space="0" w:color="auto"/>
        <w:bottom w:val="none" w:sz="0" w:space="0" w:color="auto"/>
        <w:right w:val="none" w:sz="0" w:space="0" w:color="auto"/>
      </w:divBdr>
    </w:div>
    <w:div w:id="1815020472">
      <w:bodyDiv w:val="1"/>
      <w:marLeft w:val="0"/>
      <w:marRight w:val="0"/>
      <w:marTop w:val="0"/>
      <w:marBottom w:val="0"/>
      <w:divBdr>
        <w:top w:val="none" w:sz="0" w:space="0" w:color="auto"/>
        <w:left w:val="none" w:sz="0" w:space="0" w:color="auto"/>
        <w:bottom w:val="none" w:sz="0" w:space="0" w:color="auto"/>
        <w:right w:val="none" w:sz="0" w:space="0" w:color="auto"/>
      </w:divBdr>
    </w:div>
    <w:div w:id="1816795105">
      <w:bodyDiv w:val="1"/>
      <w:marLeft w:val="0"/>
      <w:marRight w:val="0"/>
      <w:marTop w:val="0"/>
      <w:marBottom w:val="0"/>
      <w:divBdr>
        <w:top w:val="none" w:sz="0" w:space="0" w:color="auto"/>
        <w:left w:val="none" w:sz="0" w:space="0" w:color="auto"/>
        <w:bottom w:val="none" w:sz="0" w:space="0" w:color="auto"/>
        <w:right w:val="none" w:sz="0" w:space="0" w:color="auto"/>
      </w:divBdr>
    </w:div>
    <w:div w:id="1821845384">
      <w:bodyDiv w:val="1"/>
      <w:marLeft w:val="0"/>
      <w:marRight w:val="0"/>
      <w:marTop w:val="0"/>
      <w:marBottom w:val="0"/>
      <w:divBdr>
        <w:top w:val="none" w:sz="0" w:space="0" w:color="auto"/>
        <w:left w:val="none" w:sz="0" w:space="0" w:color="auto"/>
        <w:bottom w:val="none" w:sz="0" w:space="0" w:color="auto"/>
        <w:right w:val="none" w:sz="0" w:space="0" w:color="auto"/>
      </w:divBdr>
    </w:div>
    <w:div w:id="1834642038">
      <w:bodyDiv w:val="1"/>
      <w:marLeft w:val="0"/>
      <w:marRight w:val="0"/>
      <w:marTop w:val="0"/>
      <w:marBottom w:val="0"/>
      <w:divBdr>
        <w:top w:val="none" w:sz="0" w:space="0" w:color="auto"/>
        <w:left w:val="none" w:sz="0" w:space="0" w:color="auto"/>
        <w:bottom w:val="none" w:sz="0" w:space="0" w:color="auto"/>
        <w:right w:val="none" w:sz="0" w:space="0" w:color="auto"/>
      </w:divBdr>
    </w:div>
    <w:div w:id="1835682818">
      <w:bodyDiv w:val="1"/>
      <w:marLeft w:val="0"/>
      <w:marRight w:val="0"/>
      <w:marTop w:val="0"/>
      <w:marBottom w:val="0"/>
      <w:divBdr>
        <w:top w:val="none" w:sz="0" w:space="0" w:color="auto"/>
        <w:left w:val="none" w:sz="0" w:space="0" w:color="auto"/>
        <w:bottom w:val="none" w:sz="0" w:space="0" w:color="auto"/>
        <w:right w:val="none" w:sz="0" w:space="0" w:color="auto"/>
      </w:divBdr>
    </w:div>
    <w:div w:id="1836648072">
      <w:bodyDiv w:val="1"/>
      <w:marLeft w:val="0"/>
      <w:marRight w:val="0"/>
      <w:marTop w:val="0"/>
      <w:marBottom w:val="0"/>
      <w:divBdr>
        <w:top w:val="none" w:sz="0" w:space="0" w:color="auto"/>
        <w:left w:val="none" w:sz="0" w:space="0" w:color="auto"/>
        <w:bottom w:val="none" w:sz="0" w:space="0" w:color="auto"/>
        <w:right w:val="none" w:sz="0" w:space="0" w:color="auto"/>
      </w:divBdr>
    </w:div>
    <w:div w:id="1848249247">
      <w:bodyDiv w:val="1"/>
      <w:marLeft w:val="0"/>
      <w:marRight w:val="0"/>
      <w:marTop w:val="0"/>
      <w:marBottom w:val="0"/>
      <w:divBdr>
        <w:top w:val="none" w:sz="0" w:space="0" w:color="auto"/>
        <w:left w:val="none" w:sz="0" w:space="0" w:color="auto"/>
        <w:bottom w:val="none" w:sz="0" w:space="0" w:color="auto"/>
        <w:right w:val="none" w:sz="0" w:space="0" w:color="auto"/>
      </w:divBdr>
    </w:div>
    <w:div w:id="1848327248">
      <w:bodyDiv w:val="1"/>
      <w:marLeft w:val="0"/>
      <w:marRight w:val="0"/>
      <w:marTop w:val="0"/>
      <w:marBottom w:val="0"/>
      <w:divBdr>
        <w:top w:val="none" w:sz="0" w:space="0" w:color="auto"/>
        <w:left w:val="none" w:sz="0" w:space="0" w:color="auto"/>
        <w:bottom w:val="none" w:sz="0" w:space="0" w:color="auto"/>
        <w:right w:val="none" w:sz="0" w:space="0" w:color="auto"/>
      </w:divBdr>
    </w:div>
    <w:div w:id="1855193436">
      <w:bodyDiv w:val="1"/>
      <w:marLeft w:val="0"/>
      <w:marRight w:val="0"/>
      <w:marTop w:val="0"/>
      <w:marBottom w:val="0"/>
      <w:divBdr>
        <w:top w:val="none" w:sz="0" w:space="0" w:color="auto"/>
        <w:left w:val="none" w:sz="0" w:space="0" w:color="auto"/>
        <w:bottom w:val="none" w:sz="0" w:space="0" w:color="auto"/>
        <w:right w:val="none" w:sz="0" w:space="0" w:color="auto"/>
      </w:divBdr>
    </w:div>
    <w:div w:id="1856915407">
      <w:bodyDiv w:val="1"/>
      <w:marLeft w:val="0"/>
      <w:marRight w:val="0"/>
      <w:marTop w:val="0"/>
      <w:marBottom w:val="0"/>
      <w:divBdr>
        <w:top w:val="none" w:sz="0" w:space="0" w:color="auto"/>
        <w:left w:val="none" w:sz="0" w:space="0" w:color="auto"/>
        <w:bottom w:val="none" w:sz="0" w:space="0" w:color="auto"/>
        <w:right w:val="none" w:sz="0" w:space="0" w:color="auto"/>
      </w:divBdr>
    </w:div>
    <w:div w:id="1862284505">
      <w:bodyDiv w:val="1"/>
      <w:marLeft w:val="0"/>
      <w:marRight w:val="0"/>
      <w:marTop w:val="0"/>
      <w:marBottom w:val="0"/>
      <w:divBdr>
        <w:top w:val="none" w:sz="0" w:space="0" w:color="auto"/>
        <w:left w:val="none" w:sz="0" w:space="0" w:color="auto"/>
        <w:bottom w:val="none" w:sz="0" w:space="0" w:color="auto"/>
        <w:right w:val="none" w:sz="0" w:space="0" w:color="auto"/>
      </w:divBdr>
    </w:div>
    <w:div w:id="1863783696">
      <w:bodyDiv w:val="1"/>
      <w:marLeft w:val="0"/>
      <w:marRight w:val="0"/>
      <w:marTop w:val="0"/>
      <w:marBottom w:val="0"/>
      <w:divBdr>
        <w:top w:val="none" w:sz="0" w:space="0" w:color="auto"/>
        <w:left w:val="none" w:sz="0" w:space="0" w:color="auto"/>
        <w:bottom w:val="none" w:sz="0" w:space="0" w:color="auto"/>
        <w:right w:val="none" w:sz="0" w:space="0" w:color="auto"/>
      </w:divBdr>
    </w:div>
    <w:div w:id="1869634729">
      <w:bodyDiv w:val="1"/>
      <w:marLeft w:val="0"/>
      <w:marRight w:val="0"/>
      <w:marTop w:val="0"/>
      <w:marBottom w:val="0"/>
      <w:divBdr>
        <w:top w:val="none" w:sz="0" w:space="0" w:color="auto"/>
        <w:left w:val="none" w:sz="0" w:space="0" w:color="auto"/>
        <w:bottom w:val="none" w:sz="0" w:space="0" w:color="auto"/>
        <w:right w:val="none" w:sz="0" w:space="0" w:color="auto"/>
      </w:divBdr>
    </w:div>
    <w:div w:id="1873106700">
      <w:bodyDiv w:val="1"/>
      <w:marLeft w:val="0"/>
      <w:marRight w:val="0"/>
      <w:marTop w:val="0"/>
      <w:marBottom w:val="0"/>
      <w:divBdr>
        <w:top w:val="none" w:sz="0" w:space="0" w:color="auto"/>
        <w:left w:val="none" w:sz="0" w:space="0" w:color="auto"/>
        <w:bottom w:val="none" w:sz="0" w:space="0" w:color="auto"/>
        <w:right w:val="none" w:sz="0" w:space="0" w:color="auto"/>
      </w:divBdr>
    </w:div>
    <w:div w:id="1873878850">
      <w:bodyDiv w:val="1"/>
      <w:marLeft w:val="0"/>
      <w:marRight w:val="0"/>
      <w:marTop w:val="0"/>
      <w:marBottom w:val="0"/>
      <w:divBdr>
        <w:top w:val="none" w:sz="0" w:space="0" w:color="auto"/>
        <w:left w:val="none" w:sz="0" w:space="0" w:color="auto"/>
        <w:bottom w:val="none" w:sz="0" w:space="0" w:color="auto"/>
        <w:right w:val="none" w:sz="0" w:space="0" w:color="auto"/>
      </w:divBdr>
    </w:div>
    <w:div w:id="1874491970">
      <w:bodyDiv w:val="1"/>
      <w:marLeft w:val="0"/>
      <w:marRight w:val="0"/>
      <w:marTop w:val="0"/>
      <w:marBottom w:val="0"/>
      <w:divBdr>
        <w:top w:val="none" w:sz="0" w:space="0" w:color="auto"/>
        <w:left w:val="none" w:sz="0" w:space="0" w:color="auto"/>
        <w:bottom w:val="none" w:sz="0" w:space="0" w:color="auto"/>
        <w:right w:val="none" w:sz="0" w:space="0" w:color="auto"/>
      </w:divBdr>
    </w:div>
    <w:div w:id="1874730495">
      <w:bodyDiv w:val="1"/>
      <w:marLeft w:val="0"/>
      <w:marRight w:val="0"/>
      <w:marTop w:val="0"/>
      <w:marBottom w:val="0"/>
      <w:divBdr>
        <w:top w:val="none" w:sz="0" w:space="0" w:color="auto"/>
        <w:left w:val="none" w:sz="0" w:space="0" w:color="auto"/>
        <w:bottom w:val="none" w:sz="0" w:space="0" w:color="auto"/>
        <w:right w:val="none" w:sz="0" w:space="0" w:color="auto"/>
      </w:divBdr>
    </w:div>
    <w:div w:id="1883707286">
      <w:bodyDiv w:val="1"/>
      <w:marLeft w:val="0"/>
      <w:marRight w:val="0"/>
      <w:marTop w:val="0"/>
      <w:marBottom w:val="0"/>
      <w:divBdr>
        <w:top w:val="none" w:sz="0" w:space="0" w:color="auto"/>
        <w:left w:val="none" w:sz="0" w:space="0" w:color="auto"/>
        <w:bottom w:val="none" w:sz="0" w:space="0" w:color="auto"/>
        <w:right w:val="none" w:sz="0" w:space="0" w:color="auto"/>
      </w:divBdr>
    </w:div>
    <w:div w:id="1894267054">
      <w:bodyDiv w:val="1"/>
      <w:marLeft w:val="0"/>
      <w:marRight w:val="0"/>
      <w:marTop w:val="0"/>
      <w:marBottom w:val="0"/>
      <w:divBdr>
        <w:top w:val="none" w:sz="0" w:space="0" w:color="auto"/>
        <w:left w:val="none" w:sz="0" w:space="0" w:color="auto"/>
        <w:bottom w:val="none" w:sz="0" w:space="0" w:color="auto"/>
        <w:right w:val="none" w:sz="0" w:space="0" w:color="auto"/>
      </w:divBdr>
    </w:div>
    <w:div w:id="1897541508">
      <w:bodyDiv w:val="1"/>
      <w:marLeft w:val="0"/>
      <w:marRight w:val="0"/>
      <w:marTop w:val="0"/>
      <w:marBottom w:val="0"/>
      <w:divBdr>
        <w:top w:val="none" w:sz="0" w:space="0" w:color="auto"/>
        <w:left w:val="none" w:sz="0" w:space="0" w:color="auto"/>
        <w:bottom w:val="none" w:sz="0" w:space="0" w:color="auto"/>
        <w:right w:val="none" w:sz="0" w:space="0" w:color="auto"/>
      </w:divBdr>
    </w:div>
    <w:div w:id="1899703708">
      <w:bodyDiv w:val="1"/>
      <w:marLeft w:val="0"/>
      <w:marRight w:val="0"/>
      <w:marTop w:val="0"/>
      <w:marBottom w:val="0"/>
      <w:divBdr>
        <w:top w:val="none" w:sz="0" w:space="0" w:color="auto"/>
        <w:left w:val="none" w:sz="0" w:space="0" w:color="auto"/>
        <w:bottom w:val="none" w:sz="0" w:space="0" w:color="auto"/>
        <w:right w:val="none" w:sz="0" w:space="0" w:color="auto"/>
      </w:divBdr>
    </w:div>
    <w:div w:id="1902400751">
      <w:bodyDiv w:val="1"/>
      <w:marLeft w:val="0"/>
      <w:marRight w:val="0"/>
      <w:marTop w:val="0"/>
      <w:marBottom w:val="0"/>
      <w:divBdr>
        <w:top w:val="none" w:sz="0" w:space="0" w:color="auto"/>
        <w:left w:val="none" w:sz="0" w:space="0" w:color="auto"/>
        <w:bottom w:val="none" w:sz="0" w:space="0" w:color="auto"/>
        <w:right w:val="none" w:sz="0" w:space="0" w:color="auto"/>
      </w:divBdr>
    </w:div>
    <w:div w:id="1920164976">
      <w:bodyDiv w:val="1"/>
      <w:marLeft w:val="0"/>
      <w:marRight w:val="0"/>
      <w:marTop w:val="0"/>
      <w:marBottom w:val="0"/>
      <w:divBdr>
        <w:top w:val="none" w:sz="0" w:space="0" w:color="auto"/>
        <w:left w:val="none" w:sz="0" w:space="0" w:color="auto"/>
        <w:bottom w:val="none" w:sz="0" w:space="0" w:color="auto"/>
        <w:right w:val="none" w:sz="0" w:space="0" w:color="auto"/>
      </w:divBdr>
    </w:div>
    <w:div w:id="1922594148">
      <w:bodyDiv w:val="1"/>
      <w:marLeft w:val="0"/>
      <w:marRight w:val="0"/>
      <w:marTop w:val="0"/>
      <w:marBottom w:val="0"/>
      <w:divBdr>
        <w:top w:val="none" w:sz="0" w:space="0" w:color="auto"/>
        <w:left w:val="none" w:sz="0" w:space="0" w:color="auto"/>
        <w:bottom w:val="none" w:sz="0" w:space="0" w:color="auto"/>
        <w:right w:val="none" w:sz="0" w:space="0" w:color="auto"/>
      </w:divBdr>
    </w:div>
    <w:div w:id="1926645049">
      <w:bodyDiv w:val="1"/>
      <w:marLeft w:val="0"/>
      <w:marRight w:val="0"/>
      <w:marTop w:val="0"/>
      <w:marBottom w:val="0"/>
      <w:divBdr>
        <w:top w:val="none" w:sz="0" w:space="0" w:color="auto"/>
        <w:left w:val="none" w:sz="0" w:space="0" w:color="auto"/>
        <w:bottom w:val="none" w:sz="0" w:space="0" w:color="auto"/>
        <w:right w:val="none" w:sz="0" w:space="0" w:color="auto"/>
      </w:divBdr>
    </w:div>
    <w:div w:id="1927491317">
      <w:bodyDiv w:val="1"/>
      <w:marLeft w:val="0"/>
      <w:marRight w:val="0"/>
      <w:marTop w:val="0"/>
      <w:marBottom w:val="0"/>
      <w:divBdr>
        <w:top w:val="none" w:sz="0" w:space="0" w:color="auto"/>
        <w:left w:val="none" w:sz="0" w:space="0" w:color="auto"/>
        <w:bottom w:val="none" w:sz="0" w:space="0" w:color="auto"/>
        <w:right w:val="none" w:sz="0" w:space="0" w:color="auto"/>
      </w:divBdr>
    </w:div>
    <w:div w:id="1930844383">
      <w:bodyDiv w:val="1"/>
      <w:marLeft w:val="0"/>
      <w:marRight w:val="0"/>
      <w:marTop w:val="0"/>
      <w:marBottom w:val="0"/>
      <w:divBdr>
        <w:top w:val="none" w:sz="0" w:space="0" w:color="auto"/>
        <w:left w:val="none" w:sz="0" w:space="0" w:color="auto"/>
        <w:bottom w:val="none" w:sz="0" w:space="0" w:color="auto"/>
        <w:right w:val="none" w:sz="0" w:space="0" w:color="auto"/>
      </w:divBdr>
    </w:div>
    <w:div w:id="1940527829">
      <w:bodyDiv w:val="1"/>
      <w:marLeft w:val="0"/>
      <w:marRight w:val="0"/>
      <w:marTop w:val="0"/>
      <w:marBottom w:val="0"/>
      <w:divBdr>
        <w:top w:val="none" w:sz="0" w:space="0" w:color="auto"/>
        <w:left w:val="none" w:sz="0" w:space="0" w:color="auto"/>
        <w:bottom w:val="none" w:sz="0" w:space="0" w:color="auto"/>
        <w:right w:val="none" w:sz="0" w:space="0" w:color="auto"/>
      </w:divBdr>
    </w:div>
    <w:div w:id="1942060915">
      <w:bodyDiv w:val="1"/>
      <w:marLeft w:val="0"/>
      <w:marRight w:val="0"/>
      <w:marTop w:val="0"/>
      <w:marBottom w:val="0"/>
      <w:divBdr>
        <w:top w:val="none" w:sz="0" w:space="0" w:color="auto"/>
        <w:left w:val="none" w:sz="0" w:space="0" w:color="auto"/>
        <w:bottom w:val="none" w:sz="0" w:space="0" w:color="auto"/>
        <w:right w:val="none" w:sz="0" w:space="0" w:color="auto"/>
      </w:divBdr>
    </w:div>
    <w:div w:id="1943143470">
      <w:bodyDiv w:val="1"/>
      <w:marLeft w:val="0"/>
      <w:marRight w:val="0"/>
      <w:marTop w:val="0"/>
      <w:marBottom w:val="0"/>
      <w:divBdr>
        <w:top w:val="none" w:sz="0" w:space="0" w:color="auto"/>
        <w:left w:val="none" w:sz="0" w:space="0" w:color="auto"/>
        <w:bottom w:val="none" w:sz="0" w:space="0" w:color="auto"/>
        <w:right w:val="none" w:sz="0" w:space="0" w:color="auto"/>
      </w:divBdr>
    </w:div>
    <w:div w:id="1943609388">
      <w:bodyDiv w:val="1"/>
      <w:marLeft w:val="0"/>
      <w:marRight w:val="0"/>
      <w:marTop w:val="0"/>
      <w:marBottom w:val="0"/>
      <w:divBdr>
        <w:top w:val="none" w:sz="0" w:space="0" w:color="auto"/>
        <w:left w:val="none" w:sz="0" w:space="0" w:color="auto"/>
        <w:bottom w:val="none" w:sz="0" w:space="0" w:color="auto"/>
        <w:right w:val="none" w:sz="0" w:space="0" w:color="auto"/>
      </w:divBdr>
    </w:div>
    <w:div w:id="1944410907">
      <w:bodyDiv w:val="1"/>
      <w:marLeft w:val="0"/>
      <w:marRight w:val="0"/>
      <w:marTop w:val="0"/>
      <w:marBottom w:val="0"/>
      <w:divBdr>
        <w:top w:val="none" w:sz="0" w:space="0" w:color="auto"/>
        <w:left w:val="none" w:sz="0" w:space="0" w:color="auto"/>
        <w:bottom w:val="none" w:sz="0" w:space="0" w:color="auto"/>
        <w:right w:val="none" w:sz="0" w:space="0" w:color="auto"/>
      </w:divBdr>
    </w:div>
    <w:div w:id="1949240642">
      <w:bodyDiv w:val="1"/>
      <w:marLeft w:val="0"/>
      <w:marRight w:val="0"/>
      <w:marTop w:val="0"/>
      <w:marBottom w:val="0"/>
      <w:divBdr>
        <w:top w:val="none" w:sz="0" w:space="0" w:color="auto"/>
        <w:left w:val="none" w:sz="0" w:space="0" w:color="auto"/>
        <w:bottom w:val="none" w:sz="0" w:space="0" w:color="auto"/>
        <w:right w:val="none" w:sz="0" w:space="0" w:color="auto"/>
      </w:divBdr>
    </w:div>
    <w:div w:id="1955094468">
      <w:bodyDiv w:val="1"/>
      <w:marLeft w:val="0"/>
      <w:marRight w:val="0"/>
      <w:marTop w:val="0"/>
      <w:marBottom w:val="0"/>
      <w:divBdr>
        <w:top w:val="none" w:sz="0" w:space="0" w:color="auto"/>
        <w:left w:val="none" w:sz="0" w:space="0" w:color="auto"/>
        <w:bottom w:val="none" w:sz="0" w:space="0" w:color="auto"/>
        <w:right w:val="none" w:sz="0" w:space="0" w:color="auto"/>
      </w:divBdr>
    </w:div>
    <w:div w:id="1959944729">
      <w:bodyDiv w:val="1"/>
      <w:marLeft w:val="0"/>
      <w:marRight w:val="0"/>
      <w:marTop w:val="0"/>
      <w:marBottom w:val="0"/>
      <w:divBdr>
        <w:top w:val="none" w:sz="0" w:space="0" w:color="auto"/>
        <w:left w:val="none" w:sz="0" w:space="0" w:color="auto"/>
        <w:bottom w:val="none" w:sz="0" w:space="0" w:color="auto"/>
        <w:right w:val="none" w:sz="0" w:space="0" w:color="auto"/>
      </w:divBdr>
    </w:div>
    <w:div w:id="1967196974">
      <w:bodyDiv w:val="1"/>
      <w:marLeft w:val="0"/>
      <w:marRight w:val="0"/>
      <w:marTop w:val="0"/>
      <w:marBottom w:val="0"/>
      <w:divBdr>
        <w:top w:val="none" w:sz="0" w:space="0" w:color="auto"/>
        <w:left w:val="none" w:sz="0" w:space="0" w:color="auto"/>
        <w:bottom w:val="none" w:sz="0" w:space="0" w:color="auto"/>
        <w:right w:val="none" w:sz="0" w:space="0" w:color="auto"/>
      </w:divBdr>
    </w:div>
    <w:div w:id="1972636200">
      <w:bodyDiv w:val="1"/>
      <w:marLeft w:val="0"/>
      <w:marRight w:val="0"/>
      <w:marTop w:val="0"/>
      <w:marBottom w:val="0"/>
      <w:divBdr>
        <w:top w:val="none" w:sz="0" w:space="0" w:color="auto"/>
        <w:left w:val="none" w:sz="0" w:space="0" w:color="auto"/>
        <w:bottom w:val="none" w:sz="0" w:space="0" w:color="auto"/>
        <w:right w:val="none" w:sz="0" w:space="0" w:color="auto"/>
      </w:divBdr>
    </w:div>
    <w:div w:id="1973556591">
      <w:bodyDiv w:val="1"/>
      <w:marLeft w:val="0"/>
      <w:marRight w:val="0"/>
      <w:marTop w:val="0"/>
      <w:marBottom w:val="0"/>
      <w:divBdr>
        <w:top w:val="none" w:sz="0" w:space="0" w:color="auto"/>
        <w:left w:val="none" w:sz="0" w:space="0" w:color="auto"/>
        <w:bottom w:val="none" w:sz="0" w:space="0" w:color="auto"/>
        <w:right w:val="none" w:sz="0" w:space="0" w:color="auto"/>
      </w:divBdr>
    </w:div>
    <w:div w:id="1981642576">
      <w:bodyDiv w:val="1"/>
      <w:marLeft w:val="0"/>
      <w:marRight w:val="0"/>
      <w:marTop w:val="0"/>
      <w:marBottom w:val="0"/>
      <w:divBdr>
        <w:top w:val="none" w:sz="0" w:space="0" w:color="auto"/>
        <w:left w:val="none" w:sz="0" w:space="0" w:color="auto"/>
        <w:bottom w:val="none" w:sz="0" w:space="0" w:color="auto"/>
        <w:right w:val="none" w:sz="0" w:space="0" w:color="auto"/>
      </w:divBdr>
    </w:div>
    <w:div w:id="1991328792">
      <w:bodyDiv w:val="1"/>
      <w:marLeft w:val="0"/>
      <w:marRight w:val="0"/>
      <w:marTop w:val="0"/>
      <w:marBottom w:val="0"/>
      <w:divBdr>
        <w:top w:val="none" w:sz="0" w:space="0" w:color="auto"/>
        <w:left w:val="none" w:sz="0" w:space="0" w:color="auto"/>
        <w:bottom w:val="none" w:sz="0" w:space="0" w:color="auto"/>
        <w:right w:val="none" w:sz="0" w:space="0" w:color="auto"/>
      </w:divBdr>
    </w:div>
    <w:div w:id="1998192840">
      <w:bodyDiv w:val="1"/>
      <w:marLeft w:val="0"/>
      <w:marRight w:val="0"/>
      <w:marTop w:val="0"/>
      <w:marBottom w:val="0"/>
      <w:divBdr>
        <w:top w:val="none" w:sz="0" w:space="0" w:color="auto"/>
        <w:left w:val="none" w:sz="0" w:space="0" w:color="auto"/>
        <w:bottom w:val="none" w:sz="0" w:space="0" w:color="auto"/>
        <w:right w:val="none" w:sz="0" w:space="0" w:color="auto"/>
      </w:divBdr>
    </w:div>
    <w:div w:id="1998802392">
      <w:bodyDiv w:val="1"/>
      <w:marLeft w:val="0"/>
      <w:marRight w:val="0"/>
      <w:marTop w:val="0"/>
      <w:marBottom w:val="0"/>
      <w:divBdr>
        <w:top w:val="none" w:sz="0" w:space="0" w:color="auto"/>
        <w:left w:val="none" w:sz="0" w:space="0" w:color="auto"/>
        <w:bottom w:val="none" w:sz="0" w:space="0" w:color="auto"/>
        <w:right w:val="none" w:sz="0" w:space="0" w:color="auto"/>
      </w:divBdr>
    </w:div>
    <w:div w:id="2007048442">
      <w:bodyDiv w:val="1"/>
      <w:marLeft w:val="0"/>
      <w:marRight w:val="0"/>
      <w:marTop w:val="0"/>
      <w:marBottom w:val="0"/>
      <w:divBdr>
        <w:top w:val="none" w:sz="0" w:space="0" w:color="auto"/>
        <w:left w:val="none" w:sz="0" w:space="0" w:color="auto"/>
        <w:bottom w:val="none" w:sz="0" w:space="0" w:color="auto"/>
        <w:right w:val="none" w:sz="0" w:space="0" w:color="auto"/>
      </w:divBdr>
    </w:div>
    <w:div w:id="2016104571">
      <w:bodyDiv w:val="1"/>
      <w:marLeft w:val="0"/>
      <w:marRight w:val="0"/>
      <w:marTop w:val="0"/>
      <w:marBottom w:val="0"/>
      <w:divBdr>
        <w:top w:val="none" w:sz="0" w:space="0" w:color="auto"/>
        <w:left w:val="none" w:sz="0" w:space="0" w:color="auto"/>
        <w:bottom w:val="none" w:sz="0" w:space="0" w:color="auto"/>
        <w:right w:val="none" w:sz="0" w:space="0" w:color="auto"/>
      </w:divBdr>
    </w:div>
    <w:div w:id="2017003148">
      <w:bodyDiv w:val="1"/>
      <w:marLeft w:val="0"/>
      <w:marRight w:val="0"/>
      <w:marTop w:val="0"/>
      <w:marBottom w:val="0"/>
      <w:divBdr>
        <w:top w:val="none" w:sz="0" w:space="0" w:color="auto"/>
        <w:left w:val="none" w:sz="0" w:space="0" w:color="auto"/>
        <w:bottom w:val="none" w:sz="0" w:space="0" w:color="auto"/>
        <w:right w:val="none" w:sz="0" w:space="0" w:color="auto"/>
      </w:divBdr>
    </w:div>
    <w:div w:id="2026209249">
      <w:bodyDiv w:val="1"/>
      <w:marLeft w:val="0"/>
      <w:marRight w:val="0"/>
      <w:marTop w:val="0"/>
      <w:marBottom w:val="0"/>
      <w:divBdr>
        <w:top w:val="none" w:sz="0" w:space="0" w:color="auto"/>
        <w:left w:val="none" w:sz="0" w:space="0" w:color="auto"/>
        <w:bottom w:val="none" w:sz="0" w:space="0" w:color="auto"/>
        <w:right w:val="none" w:sz="0" w:space="0" w:color="auto"/>
      </w:divBdr>
    </w:div>
    <w:div w:id="2036230247">
      <w:bodyDiv w:val="1"/>
      <w:marLeft w:val="0"/>
      <w:marRight w:val="0"/>
      <w:marTop w:val="0"/>
      <w:marBottom w:val="0"/>
      <w:divBdr>
        <w:top w:val="none" w:sz="0" w:space="0" w:color="auto"/>
        <w:left w:val="none" w:sz="0" w:space="0" w:color="auto"/>
        <w:bottom w:val="none" w:sz="0" w:space="0" w:color="auto"/>
        <w:right w:val="none" w:sz="0" w:space="0" w:color="auto"/>
      </w:divBdr>
    </w:div>
    <w:div w:id="2037919938">
      <w:bodyDiv w:val="1"/>
      <w:marLeft w:val="0"/>
      <w:marRight w:val="0"/>
      <w:marTop w:val="0"/>
      <w:marBottom w:val="0"/>
      <w:divBdr>
        <w:top w:val="none" w:sz="0" w:space="0" w:color="auto"/>
        <w:left w:val="none" w:sz="0" w:space="0" w:color="auto"/>
        <w:bottom w:val="none" w:sz="0" w:space="0" w:color="auto"/>
        <w:right w:val="none" w:sz="0" w:space="0" w:color="auto"/>
      </w:divBdr>
    </w:div>
    <w:div w:id="2040279153">
      <w:bodyDiv w:val="1"/>
      <w:marLeft w:val="0"/>
      <w:marRight w:val="0"/>
      <w:marTop w:val="0"/>
      <w:marBottom w:val="0"/>
      <w:divBdr>
        <w:top w:val="none" w:sz="0" w:space="0" w:color="auto"/>
        <w:left w:val="none" w:sz="0" w:space="0" w:color="auto"/>
        <w:bottom w:val="none" w:sz="0" w:space="0" w:color="auto"/>
        <w:right w:val="none" w:sz="0" w:space="0" w:color="auto"/>
      </w:divBdr>
    </w:div>
    <w:div w:id="2042126634">
      <w:bodyDiv w:val="1"/>
      <w:marLeft w:val="0"/>
      <w:marRight w:val="0"/>
      <w:marTop w:val="0"/>
      <w:marBottom w:val="0"/>
      <w:divBdr>
        <w:top w:val="none" w:sz="0" w:space="0" w:color="auto"/>
        <w:left w:val="none" w:sz="0" w:space="0" w:color="auto"/>
        <w:bottom w:val="none" w:sz="0" w:space="0" w:color="auto"/>
        <w:right w:val="none" w:sz="0" w:space="0" w:color="auto"/>
      </w:divBdr>
    </w:div>
    <w:div w:id="2048526818">
      <w:bodyDiv w:val="1"/>
      <w:marLeft w:val="0"/>
      <w:marRight w:val="0"/>
      <w:marTop w:val="0"/>
      <w:marBottom w:val="0"/>
      <w:divBdr>
        <w:top w:val="none" w:sz="0" w:space="0" w:color="auto"/>
        <w:left w:val="none" w:sz="0" w:space="0" w:color="auto"/>
        <w:bottom w:val="none" w:sz="0" w:space="0" w:color="auto"/>
        <w:right w:val="none" w:sz="0" w:space="0" w:color="auto"/>
      </w:divBdr>
    </w:div>
    <w:div w:id="2048674567">
      <w:bodyDiv w:val="1"/>
      <w:marLeft w:val="0"/>
      <w:marRight w:val="0"/>
      <w:marTop w:val="0"/>
      <w:marBottom w:val="0"/>
      <w:divBdr>
        <w:top w:val="none" w:sz="0" w:space="0" w:color="auto"/>
        <w:left w:val="none" w:sz="0" w:space="0" w:color="auto"/>
        <w:bottom w:val="none" w:sz="0" w:space="0" w:color="auto"/>
        <w:right w:val="none" w:sz="0" w:space="0" w:color="auto"/>
      </w:divBdr>
    </w:div>
    <w:div w:id="2053770523">
      <w:bodyDiv w:val="1"/>
      <w:marLeft w:val="0"/>
      <w:marRight w:val="0"/>
      <w:marTop w:val="0"/>
      <w:marBottom w:val="0"/>
      <w:divBdr>
        <w:top w:val="none" w:sz="0" w:space="0" w:color="auto"/>
        <w:left w:val="none" w:sz="0" w:space="0" w:color="auto"/>
        <w:bottom w:val="none" w:sz="0" w:space="0" w:color="auto"/>
        <w:right w:val="none" w:sz="0" w:space="0" w:color="auto"/>
      </w:divBdr>
    </w:div>
    <w:div w:id="2063171421">
      <w:bodyDiv w:val="1"/>
      <w:marLeft w:val="0"/>
      <w:marRight w:val="0"/>
      <w:marTop w:val="0"/>
      <w:marBottom w:val="0"/>
      <w:divBdr>
        <w:top w:val="none" w:sz="0" w:space="0" w:color="auto"/>
        <w:left w:val="none" w:sz="0" w:space="0" w:color="auto"/>
        <w:bottom w:val="none" w:sz="0" w:space="0" w:color="auto"/>
        <w:right w:val="none" w:sz="0" w:space="0" w:color="auto"/>
      </w:divBdr>
    </w:div>
    <w:div w:id="2064474936">
      <w:bodyDiv w:val="1"/>
      <w:marLeft w:val="0"/>
      <w:marRight w:val="0"/>
      <w:marTop w:val="0"/>
      <w:marBottom w:val="0"/>
      <w:divBdr>
        <w:top w:val="none" w:sz="0" w:space="0" w:color="auto"/>
        <w:left w:val="none" w:sz="0" w:space="0" w:color="auto"/>
        <w:bottom w:val="none" w:sz="0" w:space="0" w:color="auto"/>
        <w:right w:val="none" w:sz="0" w:space="0" w:color="auto"/>
      </w:divBdr>
    </w:div>
    <w:div w:id="2070111015">
      <w:bodyDiv w:val="1"/>
      <w:marLeft w:val="0"/>
      <w:marRight w:val="0"/>
      <w:marTop w:val="0"/>
      <w:marBottom w:val="0"/>
      <w:divBdr>
        <w:top w:val="none" w:sz="0" w:space="0" w:color="auto"/>
        <w:left w:val="none" w:sz="0" w:space="0" w:color="auto"/>
        <w:bottom w:val="none" w:sz="0" w:space="0" w:color="auto"/>
        <w:right w:val="none" w:sz="0" w:space="0" w:color="auto"/>
      </w:divBdr>
    </w:div>
    <w:div w:id="2070574175">
      <w:bodyDiv w:val="1"/>
      <w:marLeft w:val="0"/>
      <w:marRight w:val="0"/>
      <w:marTop w:val="0"/>
      <w:marBottom w:val="0"/>
      <w:divBdr>
        <w:top w:val="none" w:sz="0" w:space="0" w:color="auto"/>
        <w:left w:val="none" w:sz="0" w:space="0" w:color="auto"/>
        <w:bottom w:val="none" w:sz="0" w:space="0" w:color="auto"/>
        <w:right w:val="none" w:sz="0" w:space="0" w:color="auto"/>
      </w:divBdr>
    </w:div>
    <w:div w:id="2071490556">
      <w:bodyDiv w:val="1"/>
      <w:marLeft w:val="0"/>
      <w:marRight w:val="0"/>
      <w:marTop w:val="0"/>
      <w:marBottom w:val="0"/>
      <w:divBdr>
        <w:top w:val="none" w:sz="0" w:space="0" w:color="auto"/>
        <w:left w:val="none" w:sz="0" w:space="0" w:color="auto"/>
        <w:bottom w:val="none" w:sz="0" w:space="0" w:color="auto"/>
        <w:right w:val="none" w:sz="0" w:space="0" w:color="auto"/>
      </w:divBdr>
    </w:div>
    <w:div w:id="2077511157">
      <w:bodyDiv w:val="1"/>
      <w:marLeft w:val="0"/>
      <w:marRight w:val="0"/>
      <w:marTop w:val="0"/>
      <w:marBottom w:val="0"/>
      <w:divBdr>
        <w:top w:val="none" w:sz="0" w:space="0" w:color="auto"/>
        <w:left w:val="none" w:sz="0" w:space="0" w:color="auto"/>
        <w:bottom w:val="none" w:sz="0" w:space="0" w:color="auto"/>
        <w:right w:val="none" w:sz="0" w:space="0" w:color="auto"/>
      </w:divBdr>
    </w:div>
    <w:div w:id="2079815243">
      <w:bodyDiv w:val="1"/>
      <w:marLeft w:val="0"/>
      <w:marRight w:val="0"/>
      <w:marTop w:val="0"/>
      <w:marBottom w:val="0"/>
      <w:divBdr>
        <w:top w:val="none" w:sz="0" w:space="0" w:color="auto"/>
        <w:left w:val="none" w:sz="0" w:space="0" w:color="auto"/>
        <w:bottom w:val="none" w:sz="0" w:space="0" w:color="auto"/>
        <w:right w:val="none" w:sz="0" w:space="0" w:color="auto"/>
      </w:divBdr>
    </w:div>
    <w:div w:id="2081947768">
      <w:bodyDiv w:val="1"/>
      <w:marLeft w:val="0"/>
      <w:marRight w:val="0"/>
      <w:marTop w:val="0"/>
      <w:marBottom w:val="0"/>
      <w:divBdr>
        <w:top w:val="none" w:sz="0" w:space="0" w:color="auto"/>
        <w:left w:val="none" w:sz="0" w:space="0" w:color="auto"/>
        <w:bottom w:val="none" w:sz="0" w:space="0" w:color="auto"/>
        <w:right w:val="none" w:sz="0" w:space="0" w:color="auto"/>
      </w:divBdr>
    </w:div>
    <w:div w:id="2083090972">
      <w:bodyDiv w:val="1"/>
      <w:marLeft w:val="0"/>
      <w:marRight w:val="0"/>
      <w:marTop w:val="0"/>
      <w:marBottom w:val="0"/>
      <w:divBdr>
        <w:top w:val="none" w:sz="0" w:space="0" w:color="auto"/>
        <w:left w:val="none" w:sz="0" w:space="0" w:color="auto"/>
        <w:bottom w:val="none" w:sz="0" w:space="0" w:color="auto"/>
        <w:right w:val="none" w:sz="0" w:space="0" w:color="auto"/>
      </w:divBdr>
    </w:div>
    <w:div w:id="2087998618">
      <w:bodyDiv w:val="1"/>
      <w:marLeft w:val="0"/>
      <w:marRight w:val="0"/>
      <w:marTop w:val="0"/>
      <w:marBottom w:val="0"/>
      <w:divBdr>
        <w:top w:val="none" w:sz="0" w:space="0" w:color="auto"/>
        <w:left w:val="none" w:sz="0" w:space="0" w:color="auto"/>
        <w:bottom w:val="none" w:sz="0" w:space="0" w:color="auto"/>
        <w:right w:val="none" w:sz="0" w:space="0" w:color="auto"/>
      </w:divBdr>
    </w:div>
    <w:div w:id="2091266389">
      <w:bodyDiv w:val="1"/>
      <w:marLeft w:val="0"/>
      <w:marRight w:val="0"/>
      <w:marTop w:val="0"/>
      <w:marBottom w:val="0"/>
      <w:divBdr>
        <w:top w:val="none" w:sz="0" w:space="0" w:color="auto"/>
        <w:left w:val="none" w:sz="0" w:space="0" w:color="auto"/>
        <w:bottom w:val="none" w:sz="0" w:space="0" w:color="auto"/>
        <w:right w:val="none" w:sz="0" w:space="0" w:color="auto"/>
      </w:divBdr>
    </w:div>
    <w:div w:id="2095399831">
      <w:bodyDiv w:val="1"/>
      <w:marLeft w:val="0"/>
      <w:marRight w:val="0"/>
      <w:marTop w:val="0"/>
      <w:marBottom w:val="0"/>
      <w:divBdr>
        <w:top w:val="none" w:sz="0" w:space="0" w:color="auto"/>
        <w:left w:val="none" w:sz="0" w:space="0" w:color="auto"/>
        <w:bottom w:val="none" w:sz="0" w:space="0" w:color="auto"/>
        <w:right w:val="none" w:sz="0" w:space="0" w:color="auto"/>
      </w:divBdr>
    </w:div>
    <w:div w:id="2097441027">
      <w:bodyDiv w:val="1"/>
      <w:marLeft w:val="0"/>
      <w:marRight w:val="0"/>
      <w:marTop w:val="0"/>
      <w:marBottom w:val="0"/>
      <w:divBdr>
        <w:top w:val="none" w:sz="0" w:space="0" w:color="auto"/>
        <w:left w:val="none" w:sz="0" w:space="0" w:color="auto"/>
        <w:bottom w:val="none" w:sz="0" w:space="0" w:color="auto"/>
        <w:right w:val="none" w:sz="0" w:space="0" w:color="auto"/>
      </w:divBdr>
    </w:div>
    <w:div w:id="2103649157">
      <w:bodyDiv w:val="1"/>
      <w:marLeft w:val="0"/>
      <w:marRight w:val="0"/>
      <w:marTop w:val="0"/>
      <w:marBottom w:val="0"/>
      <w:divBdr>
        <w:top w:val="none" w:sz="0" w:space="0" w:color="auto"/>
        <w:left w:val="none" w:sz="0" w:space="0" w:color="auto"/>
        <w:bottom w:val="none" w:sz="0" w:space="0" w:color="auto"/>
        <w:right w:val="none" w:sz="0" w:space="0" w:color="auto"/>
      </w:divBdr>
    </w:div>
    <w:div w:id="2116709984">
      <w:bodyDiv w:val="1"/>
      <w:marLeft w:val="0"/>
      <w:marRight w:val="0"/>
      <w:marTop w:val="0"/>
      <w:marBottom w:val="0"/>
      <w:divBdr>
        <w:top w:val="none" w:sz="0" w:space="0" w:color="auto"/>
        <w:left w:val="none" w:sz="0" w:space="0" w:color="auto"/>
        <w:bottom w:val="none" w:sz="0" w:space="0" w:color="auto"/>
        <w:right w:val="none" w:sz="0" w:space="0" w:color="auto"/>
      </w:divBdr>
    </w:div>
    <w:div w:id="2117477038">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18133720">
      <w:bodyDiv w:val="1"/>
      <w:marLeft w:val="0"/>
      <w:marRight w:val="0"/>
      <w:marTop w:val="0"/>
      <w:marBottom w:val="0"/>
      <w:divBdr>
        <w:top w:val="none" w:sz="0" w:space="0" w:color="auto"/>
        <w:left w:val="none" w:sz="0" w:space="0" w:color="auto"/>
        <w:bottom w:val="none" w:sz="0" w:space="0" w:color="auto"/>
        <w:right w:val="none" w:sz="0" w:space="0" w:color="auto"/>
      </w:divBdr>
    </w:div>
    <w:div w:id="2124498640">
      <w:bodyDiv w:val="1"/>
      <w:marLeft w:val="0"/>
      <w:marRight w:val="0"/>
      <w:marTop w:val="0"/>
      <w:marBottom w:val="0"/>
      <w:divBdr>
        <w:top w:val="none" w:sz="0" w:space="0" w:color="auto"/>
        <w:left w:val="none" w:sz="0" w:space="0" w:color="auto"/>
        <w:bottom w:val="none" w:sz="0" w:space="0" w:color="auto"/>
        <w:right w:val="none" w:sz="0" w:space="0" w:color="auto"/>
      </w:divBdr>
    </w:div>
    <w:div w:id="2128235567">
      <w:bodyDiv w:val="1"/>
      <w:marLeft w:val="0"/>
      <w:marRight w:val="0"/>
      <w:marTop w:val="0"/>
      <w:marBottom w:val="0"/>
      <w:divBdr>
        <w:top w:val="none" w:sz="0" w:space="0" w:color="auto"/>
        <w:left w:val="none" w:sz="0" w:space="0" w:color="auto"/>
        <w:bottom w:val="none" w:sz="0" w:space="0" w:color="auto"/>
        <w:right w:val="none" w:sz="0" w:space="0" w:color="auto"/>
      </w:divBdr>
    </w:div>
    <w:div w:id="2131240548">
      <w:bodyDiv w:val="1"/>
      <w:marLeft w:val="0"/>
      <w:marRight w:val="0"/>
      <w:marTop w:val="0"/>
      <w:marBottom w:val="0"/>
      <w:divBdr>
        <w:top w:val="none" w:sz="0" w:space="0" w:color="auto"/>
        <w:left w:val="none" w:sz="0" w:space="0" w:color="auto"/>
        <w:bottom w:val="none" w:sz="0" w:space="0" w:color="auto"/>
        <w:right w:val="none" w:sz="0" w:space="0" w:color="auto"/>
      </w:divBdr>
    </w:div>
    <w:div w:id="2136412676">
      <w:bodyDiv w:val="1"/>
      <w:marLeft w:val="0"/>
      <w:marRight w:val="0"/>
      <w:marTop w:val="0"/>
      <w:marBottom w:val="0"/>
      <w:divBdr>
        <w:top w:val="none" w:sz="0" w:space="0" w:color="auto"/>
        <w:left w:val="none" w:sz="0" w:space="0" w:color="auto"/>
        <w:bottom w:val="none" w:sz="0" w:space="0" w:color="auto"/>
        <w:right w:val="none" w:sz="0" w:space="0" w:color="auto"/>
      </w:divBdr>
    </w:div>
    <w:div w:id="2140957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Zei24</b:Tag>
    <b:SourceType>JournalArticle</b:SourceType>
    <b:Guid>{7BD118C0-D2AB-44E0-A555-7BF944CE1E0F}</b:Guid>
    <b:Title>A Step Towards a Universal Method for Modeling and Implementing Cross-Organizational Business Processes.</b:Title>
    <b:JournalName>arXiv (Cornell University)</b:JournalName>
    <b:Year>2024</b:Year>
    <b:Author>
      <b:Author>
        <b:NameList>
          <b:Person>
            <b:Last>Zeisler</b:Last>
            <b:First>Gerhard</b:First>
          </b:Person>
          <b:Person>
            <b:Last> Braunauer</b:Last>
            <b:Middle>Tobias</b:Middle>
            <b:First>Tim </b:First>
          </b:Person>
          <b:Person>
            <b:Last>Fleischmann</b:Last>
            <b:First>Albert</b:First>
          </b:Person>
          <b:Person>
            <b:Last>Singer</b:Last>
            <b:First>Robert</b:First>
          </b:Person>
        </b:NameList>
      </b:Author>
    </b:Author>
    <b:RefOrder>1</b:RefOrder>
  </b:Source>
  <b:Source>
    <b:Tag>Hue17</b:Tag>
    <b:SourceType>JournalArticle</b:SourceType>
    <b:Guid>{406B781A-8CF1-4650-8820-D38011841CD8}</b:Guid>
    <b:Title>A business process re-engineering approach to transform BPMN models to software artifacts.</b:Title>
    <b:JournalName>International Conference on E-Technologies. Cham: Springer International Publishing</b:JournalName>
    <b:Year>2017</b:Year>
    <b:Author>
      <b:Author>
        <b:NameList>
          <b:Person>
            <b:Last>Huerta</b:Last>
            <b:First>Gonzalez</b:First>
          </b:Person>
          <b:Person>
            <b:First>Javier</b:First>
          </b:Person>
          <b:Person>
            <b:Last>Boubaker</b:Last>
            <b:First>Anis</b:First>
          </b:Person>
          <b:Person>
            <b:Last>Mili</b:Last>
            <b:First>Hafedh</b:First>
          </b:Person>
        </b:NameList>
      </b:Author>
    </b:Author>
    <b:RefOrder>2</b:RefOrder>
  </b:Source>
  <b:Source>
    <b:Tag>Edu21</b:Tag>
    <b:SourceType>JournalArticle</b:SourceType>
    <b:Guid>{8488D1D5-7D14-4C44-A43E-8EAD4FC754C3}</b:Guid>
    <b:Author>
      <b:Author>
        <b:NameList>
          <b:Person>
            <b:Last>Eduardo</b:Last>
          </b:Person>
          <b:Person>
            <b:Last>Díaz</b:Last>
            <b:First>Eduardo</b:First>
          </b:Person>
          <b:Person>
            <b:Last>Panach</b:Last>
            <b:First>José Ignacio</b:First>
          </b:Person>
          <b:Person>
            <b:Last>Rueda</b:Last>
            <b:First>Silvia</b:First>
          </b:Person>
          <b:Person>
            <b:Last>Vanderdonckt</b:Last>
            <b:First>Jean</b:First>
          </b:Person>
        </b:NameList>
      </b:Author>
    </b:Author>
    <b:Title>An empirical study of rules for mapping BPMN models to graphical user interfaces</b:Title>
    <b:JournalName>Multimedia Tools and Applications</b:JournalName>
    <b:Year>2021</b:Year>
    <b:RefOrder>3</b:RefOrder>
  </b:Source>
  <b:Source>
    <b:Tag>Dia18</b:Tag>
    <b:SourceType>JournalArticle</b:SourceType>
    <b:Guid>{875DF7A1-F933-4B17-BE3D-E0E349C0A7D9}</b:Guid>
    <b:Title>Towards a method to generate GUI prototypes from BPMN</b:Title>
    <b:JournalName>In 2018 12th International Conference on Research Challenges in Information Science (RCIS), pp. 1-12. IEEE</b:JournalName>
    <b:Year>2018</b:Year>
    <b:Author>
      <b:Author>
        <b:NameList>
          <b:Person>
            <b:Last>Diaz</b:Last>
            <b:First>Eduardo</b:First>
          </b:Person>
          <b:Person>
            <b:Last>Panach</b:Last>
            <b:First>Jose Ignacio</b:First>
          </b:Person>
          <b:Person>
            <b:Last>Rueda</b:Last>
            <b:First>Silvia</b:First>
          </b:Person>
          <b:Person>
            <b:Last>Pastor</b:Last>
            <b:First>Oscar</b:First>
          </b:Person>
        </b:NameList>
      </b:Author>
    </b:Author>
    <b:RefOrder>4</b:RefOrder>
  </b:Source>
  <b:Source>
    <b:Tag>Dra22</b:Tag>
    <b:SourceType>JournalArticle</b:SourceType>
    <b:Guid>{250228DB-4983-4AAA-9CF2-711EEF4ED0CA}</b:Guid>
    <b:Title>Model-Driven engineering of Process-Aware information systems</b:Title>
    <b:JournalName>SN Computer Science</b:JournalName>
    <b:Year>2022</b:Year>
    <b:Author>
      <b:Author>
        <b:NameList>
          <b:Person>
            <b:Last>Drave</b:Last>
            <b:First>Imke</b:First>
          </b:Person>
          <b:Person>
            <b:Last>Michael</b:Last>
            <b:First>Judith</b:First>
          </b:Person>
          <b:Person>
            <b:Last>Müller</b:Last>
            <b:First>Erik</b:First>
          </b:Person>
          <b:Person>
            <b:Last>Rumpe</b:Last>
            <b:First>Bernhard</b:First>
          </b:Person>
          <b:Person>
            <b:Last>Varga</b:Last>
            <b:First>Simon</b:First>
          </b:Person>
        </b:NameList>
      </b:Author>
    </b:Author>
    <b:RefOrder>5</b:RefOrder>
  </b:Source>
  <b:Source>
    <b:Tag>Ouy06</b:Tag>
    <b:SourceType>JournalArticle</b:SourceType>
    <b:Guid>{FC5D1DE4-D424-4D91-B1FC-22FFFC533878}</b:Guid>
    <b:Title>From BPMN process models to BPEL web services.</b:Title>
    <b:JournalName>In 2006 IEEE International Conference on Web Services (ICWS'06), pp. 285-292. IEEE</b:JournalName>
    <b:Year>2006</b:Year>
    <b:Author>
      <b:Author>
        <b:NameList>
          <b:Person>
            <b:Last>Ouyang</b:Last>
            <b:First>Chun</b:First>
          </b:Person>
          <b:Person>
            <b:Last>Dumas</b:Last>
            <b:First>Marlon </b:First>
          </b:Person>
          <b:Person>
            <b:Last>Hofstede</b:Last>
            <b:First>Arthur HM Ter</b:First>
          </b:Person>
          <b:Person>
            <b:Last>Aalst</b:Last>
            <b:First>Wil MP Van der</b:First>
          </b:Person>
        </b:NameList>
      </b:Author>
    </b:Author>
    <b:RefOrder>6</b:RefOrder>
  </b:Source>
  <b:Source>
    <b:Tag>Deb12</b:Tag>
    <b:SourceType>JournalArticle</b:SourceType>
    <b:Guid>{834516F7-4D1F-450F-899C-ABB94951BD80}</b:Guid>
    <b:Title>Transformation of Business Process Models BPMN 2.0 into components of the Java Business Platform</b:Title>
    <b:JournalName>IEEE 10th International Conference on Industrial Informatics. IEEE</b:JournalName>
    <b:Year>2012</b:Year>
    <b:Author>
      <b:Author>
        <b:NameList>
          <b:Person>
            <b:Last>Debnath</b:Last>
            <b:First>Narayan</b:First>
          </b:Person>
          <b:Person>
            <b:Last>Martinez</b:Last>
            <b:First>Carlos Alejandro</b:First>
          </b:Person>
          <b:Person>
            <b:Last>Zorzan</b:Last>
            <b:First>Fabio</b:First>
          </b:Person>
          <b:Person>
            <b:Last>Riesco</b:Last>
            <b:First>Daniel</b:First>
          </b:Person>
          <b:Person>
            <b:Last>Montejano</b:Last>
            <b:First>German</b:First>
          </b:Person>
        </b:NameList>
      </b:Author>
    </b:Author>
    <b:RefOrder>7</b:RefOrder>
  </b:Source>
  <b:Source>
    <b:Tag>Che25</b:Tag>
    <b:SourceType>JournalArticle</b:SourceType>
    <b:Guid>{49E05CD9-C6A0-4C74-A329-42DC4A383608}</b:Guid>
    <b:Title>LLMs as Code Generators for Model-Driven Development.</b:Title>
    <b:Year>2025</b:Year>
    <b:Author>
      <b:Author>
        <b:NameList>
          <b:Person>
            <b:Last>Cheon</b:Last>
            <b:First>Yoonsik</b:First>
          </b:Person>
        </b:NameList>
      </b:Author>
    </b:Author>
    <b:RefOrder>8</b:RefOrder>
  </b:Source>
  <b:Source>
    <b:Tag>Nic25</b:Tag>
    <b:SourceType>JournalArticle</b:SourceType>
    <b:Guid>{C2330902-A72C-459B-AEBD-0F1827EB6718}</b:Guid>
    <b:Title>Model-Driven Development Using LLMs: The Case of ChatGPT.</b:Title>
    <b:Year>2025</b:Year>
    <b:Author>
      <b:Author>
        <b:NameList>
          <b:Person>
            <b:Last>Niculescu</b:Last>
            <b:First>Virginia</b:First>
          </b:Person>
          <b:Person>
            <b:Last>Chisăliță-Crețu</b:Last>
            <b:First>Maria-Camelia</b:First>
          </b:Person>
          <b:Person>
            <b:Last>Osman</b:Last>
            <b:First>Cristina-Claudia</b:First>
          </b:Person>
          <b:Person>
            <b:Last>Sterca</b:Last>
            <b:First>Adrian</b:First>
          </b:Person>
        </b:NameList>
      </b:Author>
    </b:Author>
    <b:RefOrder>9</b:RefOrder>
  </b:Source>
  <b:Source>
    <b:Tag>OMG13</b:Tag>
    <b:SourceType>JournalArticle</b:SourceType>
    <b:Guid>{BEFB1606-63BB-4BD7-BF69-0E95DEE9ACBE}</b:Guid>
    <b:Title>Business process model and notation (bpmn) version 2.0.</b:Title>
    <b:JournalName>Object Management Group</b:JournalName>
    <b:Year>2013</b:Year>
    <b:Author>
      <b:Author>
        <b:NameList>
          <b:Person>
            <b:Last>OMG</b:Last>
          </b:Person>
        </b:NameList>
      </b:Author>
    </b:Author>
    <b:RefOrder>10</b:RefOrder>
  </b:Source>
  <b:Source>
    <b:Tag>Gei17</b:Tag>
    <b:SourceType>JournalArticle</b:SourceType>
    <b:Guid>{E1A63DF4-1A21-4D0A-9BD4-6C70E1E5D257}</b:Guid>
    <b:Title>BPMN 2.0: The state of support and implementation</b:Title>
    <b:JournalName>Future Generation Computer Systems</b:JournalName>
    <b:Year>2017</b:Year>
    <b:Volume>80</b:Volume>
    <b:Author>
      <b:Author>
        <b:NameList>
          <b:Person>
            <b:Last>Geiger</b:Last>
            <b:First>Matthias</b:First>
          </b:Person>
          <b:Person>
            <b:Last>Harrer</b:Last>
            <b:First>Simon</b:First>
          </b:Person>
          <b:Person>
            <b:Last>Lenhard</b:Last>
            <b:First>Jörg</b:First>
          </b:Person>
          <b:Person>
            <b:Last>Wirtz</b:Last>
            <b:First>Guido</b:First>
          </b:Person>
        </b:NameList>
      </b:Author>
    </b:Author>
    <b:RefOrder>11</b:RefOrder>
  </b:Source>
  <b:Source>
    <b:Tag>Krä24</b:Tag>
    <b:SourceType>JournalArticle</b:SourceType>
    <b:Guid>{6D248669-D9DA-4F49-9ED4-257BB6418CD3}</b:Guid>
    <b:Title>A higher-order transformation approach to the formalization and analysis of BPMN using graph transformation systems</b:Title>
    <b:JournalName>Logical Methods in Computer Science</b:JournalName>
    <b:Year>2024</b:Year>
    <b:Author>
      <b:Author>
        <b:NameList>
          <b:Person>
            <b:Last>Kräuter</b:Last>
            <b:First>Tim</b:First>
          </b:Person>
          <b:Person>
            <b:Last>Rutle</b:Last>
            <b:First>Adrian</b:First>
          </b:Person>
          <b:Person>
            <b:Last>König</b:Last>
            <b:First>Harald</b:First>
          </b:Person>
          <b:Person>
            <b:Last>Lamo</b:Last>
            <b:First>Yngve</b:First>
          </b:Person>
        </b:NameList>
      </b:Author>
    </b:Author>
    <b:RefOrder>12</b:RefOrder>
  </b:Source>
  <b:Source>
    <b:Tag>Raz25</b:Tag>
    <b:SourceType>JournalArticle</b:SourceType>
    <b:Guid>{2717F8CF-F69D-4FD0-B65B-2FD8F7E97106}</b:Guid>
    <b:Title>Industrial applications of large language models</b:Title>
    <b:JournalName>Scientific Reports</b:JournalName>
    <b:Year>2025</b:Year>
    <b:Author>
      <b:Author>
        <b:NameList>
          <b:Person>
            <b:Last>Raza</b:Last>
            <b:First>Mubashar</b:First>
          </b:Person>
          <b:Person>
            <b:Last>Jahangir</b:Last>
            <b:First>Zarmina</b:First>
          </b:Person>
          <b:Person>
            <b:Last>Riaz</b:Last>
            <b:First>Muhammad Bilal</b:First>
          </b:Person>
          <b:Person>
            <b:Last>Saeed</b:Last>
            <b:First>Muhammad Jasim</b:First>
          </b:Person>
          <b:Person>
            <b:Last>Sattar</b:Last>
            <b:First>Muhammad Awais</b:First>
          </b:Person>
        </b:NameList>
      </b:Author>
    </b:Author>
    <b:RefOrder>29</b:RefOrder>
  </b:Source>
  <b:Source>
    <b:Tag>Eme21</b:Tag>
    <b:SourceType>JournalArticle</b:SourceType>
    <b:Guid>{5A1C9070-0597-401B-ABBD-3E9525397A2C}</b:Guid>
    <b:Title>Emerging trends: A gentle introduction to fine-tuning</b:Title>
    <b:Year>2021</b:Year>
    <b:JournalName>Natural Language Engineering</b:JournalName>
    <b:Author>
      <b:Author>
        <b:NameList>
          <b:Person>
            <b:Last>Church</b:Last>
            <b:First>Kenneth Ward</b:First>
          </b:Person>
          <b:Person>
            <b:Last>Chen</b:Last>
            <b:First>Zeyu</b:First>
          </b:Person>
          <b:Person>
            <b:Last>Ma</b:Last>
            <b:First>Yanjun</b:First>
          </b:Person>
        </b:NameList>
      </b:Author>
    </b:Author>
    <b:RefOrder>24</b:RefOrder>
  </b:Source>
  <b:Source>
    <b:Tag>Xia24</b:Tag>
    <b:SourceType>JournalArticle</b:SourceType>
    <b:Guid>{75FE5EA7-C5B7-42F7-BC2C-308CD0710D8C}</b:Guid>
    <b:Title>Understanding the performance and estimating the cost of LLM Fine-Tuning</b:Title>
    <b:JournalName>arXiv (Cornell University)</b:JournalName>
    <b:Year>2024</b:Year>
    <b:Author>
      <b:Author>
        <b:NameList>
          <b:Person>
            <b:Last>Xia</b:Last>
            <b:First>Yuchen</b:First>
          </b:Person>
          <b:Person>
            <b:Last>Kim</b:Last>
            <b:First>Jiho</b:First>
          </b:Person>
          <b:Person>
            <b:Last>Chen</b:Last>
            <b:First>Yuhan</b:First>
          </b:Person>
          <b:Person>
            <b:Last>Ye</b:Last>
            <b:First>Haojie</b:First>
          </b:Person>
          <b:Person>
            <b:Last>Kundu</b:Last>
            <b:First>Souvik</b:First>
          </b:Person>
          <b:Person>
            <b:Last>Hao</b:Last>
            <b:First>Cong</b:First>
          </b:Person>
          <b:Person>
            <b:Last>Talati</b:Last>
            <b:First>Nishil</b:First>
          </b:Person>
        </b:NameList>
      </b:Author>
    </b:Author>
    <b:RefOrder>25</b:RefOrder>
  </b:Source>
  <b:Source>
    <b:Tag>Hut13</b:Tag>
    <b:SourceType>JournalArticle</b:SourceType>
    <b:Guid>{0B9A7345-BB43-4831-B4C2-9AC5CD2F55E3}</b:Guid>
    <b:Title>Model-driven engineering practices in industry: Social, organizational and managerial factors that lead to success or failure</b:Title>
    <b:Year>2013</b:Year>
    <b:JournalName>Science of Computer Programming</b:JournalName>
    <b:Pages>144-161</b:Pages>
    <b:Author>
      <b:Author>
        <b:NameList>
          <b:Person>
            <b:Last>Hutchinson</b:Last>
            <b:First>John</b:First>
          </b:Person>
          <b:Person>
            <b:Last>Whittle</b:Last>
            <b:First>Jon</b:First>
          </b:Person>
          <b:Person>
            <b:Last>Rouncefield</b:Last>
            <b:First>Mark</b:First>
          </b:Person>
        </b:NameList>
      </b:Author>
    </b:Author>
    <b:RefOrder>16</b:RefOrder>
  </b:Source>
  <b:Source>
    <b:Tag>Bra17</b:Tag>
    <b:SourceType>Book</b:SourceType>
    <b:Guid>{6D37268B-790E-4B7F-BA5C-5385D29263C6}</b:Guid>
    <b:Title>Model-Driven software engineering in practice</b:Title>
    <b:Year>2017</b:Year>
    <b:Author>
      <b:Author>
        <b:NameList>
          <b:Person>
            <b:Last>Brambilla</b:Last>
            <b:First>Marco</b:First>
          </b:Person>
          <b:Person>
            <b:Last>Cabot</b:Last>
            <b:First>Jordi</b:First>
          </b:Person>
          <b:Person>
            <b:Last>Wimmer</b:Last>
            <b:First>Manuel</b:First>
          </b:Person>
        </b:NameList>
      </b:Author>
    </b:Author>
    <b:RefOrder>17</b:RefOrder>
  </b:Source>
  <b:Source>
    <b:Tag>Nav25</b:Tag>
    <b:SourceType>JournalArticle</b:SourceType>
    <b:Guid>{87C46168-837B-4BE9-A15C-538F713A057F}</b:Guid>
    <b:Title>A comprehensive overview of large language models</b:Title>
    <b:Year>2025</b:Year>
    <b:JournalName>ACM Transactions on Intelligent Systems and Technology</b:JournalName>
    <b:Pages>1-72</b:Pages>
    <b:Author>
      <b:Author>
        <b:NameList>
          <b:Person>
            <b:Last>Naveed</b:Last>
            <b:First>Humza</b:First>
          </b:Person>
          <b:Person>
            <b:Last>Khan</b:Last>
            <b:First>Asad Ullah</b:First>
          </b:Person>
          <b:Person>
            <b:Last>Qiu</b:Last>
            <b:First>Shi</b:First>
          </b:Person>
          <b:Person>
            <b:Last>Saqib</b:Last>
            <b:First>Muhammad</b:First>
          </b:Person>
          <b:Person>
            <b:Last>Anwar</b:Last>
            <b:First>Saeed</b:First>
          </b:Person>
          <b:Person>
            <b:Last>Usman</b:Last>
            <b:First>Muhammad</b:First>
          </b:Person>
          <b:Person>
            <b:Last>Akhtar</b:Last>
            <b:First>Naveed</b:First>
          </b:Person>
          <b:Person>
            <b:Last>Barnes</b:Last>
            <b:First>Nick</b:First>
          </b:Person>
          <b:Person>
            <b:Last>Mian</b:Last>
            <b:First>Ajmal</b:First>
          </b:Person>
        </b:NameList>
      </b:Author>
    </b:Author>
    <b:RefOrder>18</b:RefOrder>
  </b:Source>
  <b:Source>
    <b:Tag>Zha23</b:Tag>
    <b:SourceType>JournalArticle</b:SourceType>
    <b:Guid>{29EAF2C1-D244-419B-ACF1-EFABC5DA284D}</b:Guid>
    <b:Title>A survey of large language models</b:Title>
    <b:JournalName>arXiv (Cornell University)</b:JournalName>
    <b:Year>2023</b:Year>
    <b:Author>
      <b:Author>
        <b:NameList>
          <b:Person>
            <b:Last>Zhao</b:Last>
            <b:First>Wayne Xin</b:First>
          </b:Person>
          <b:Person>
            <b:Last>Zhou</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Zikang</b:First>
          </b:Person>
          <b:Person>
            <b:Last>Liu</b:Last>
            <b:First>Peiyu</b:First>
          </b:Person>
          <b:Person>
            <b:Last>Nie</b:Last>
            <b:First>Jian-Yun</b:First>
          </b:Person>
          <b:Person>
            <b:Last>Wen</b:Last>
            <b:First>Ji-Rong</b:First>
          </b:Person>
        </b:NameList>
      </b:Author>
    </b:Author>
    <b:RefOrder>19</b:RefOrder>
  </b:Source>
  <b:Source>
    <b:Tag>Min24</b:Tag>
    <b:SourceType>JournalArticle</b:SourceType>
    <b:Guid>{C59FE553-BB8D-4856-AC04-EDFE5EA1D94B}</b:Guid>
    <b:Title>Large Language Models: a survey</b:Title>
    <b:JournalName>arXiv (Cornell University)</b:JournalName>
    <b:Year>2024</b:Year>
    <b:Author>
      <b:Author>
        <b:NameList>
          <b:Person>
            <b:Last>Minaee</b:Last>
            <b:First>Shervin</b:First>
          </b:Person>
          <b:Person>
            <b:Last>Mikolov</b:Last>
            <b:First>Tomas</b:First>
          </b:Person>
          <b:Person>
            <b:Last>Nikzad</b:Last>
            <b:First>Narjes</b:First>
          </b:Person>
          <b:Person>
            <b:Last>Chenaghlu</b:Last>
            <b:First>Meysam</b:First>
          </b:Person>
          <b:Person>
            <b:Last>Socher</b:Last>
            <b:First>Richard</b:First>
          </b:Person>
          <b:Person>
            <b:Last>Amatriain</b:Last>
            <b:First>Xavier</b:First>
          </b:Person>
          <b:Person>
            <b:Last>Gao</b:Last>
            <b:First>Jianfeng</b:First>
          </b:Person>
        </b:NameList>
      </b:Author>
    </b:Author>
    <b:RefOrder>20</b:RefOrder>
  </b:Source>
  <b:Source>
    <b:Tag>Kap20</b:Tag>
    <b:SourceType>JournalArticle</b:SourceType>
    <b:Guid>{2CD50D39-CB16-4E02-A231-550B6970F6DC}</b:Guid>
    <b:Title>Scaling laws for neural language models</b:Title>
    <b:JournalName>arXiv (Cornell University)</b:JournalName>
    <b:Year>2020</b:Year>
    <b:Author>
      <b:Author>
        <b:NameList>
          <b:Person>
            <b:Last>Kaplan</b:Last>
            <b:First>Jared</b:First>
          </b:Person>
          <b:Person>
            <b:Last>McCandlish</b:Last>
            <b:First>Sam</b:First>
          </b:Person>
          <b:Person>
            <b:Last>Henighan</b:Last>
            <b:First>Tom</b:First>
          </b:Person>
          <b:Person>
            <b:Last>Brown</b:Last>
            <b:First>Tom B.</b:First>
          </b:Person>
          <b:Person>
            <b:Last>Chess</b:Last>
            <b:First>Benjamin</b:First>
          </b:Person>
          <b:Person>
            <b:Last>Child</b:Last>
            <b:First>Rewon</b:First>
          </b:Person>
          <b:Person>
            <b:Last>Gray</b:Last>
            <b:First>Scott</b:First>
          </b:Person>
          <b:Person>
            <b:Last>Radford</b:Last>
            <b:First>Alec</b:First>
          </b:Person>
          <b:Person>
            <b:Last>Wu</b:Last>
            <b:First>Jeffrey</b:First>
          </b:Person>
          <b:Person>
            <b:Last>Amodei</b:Last>
            <b:First>Dario</b:First>
          </b:Person>
        </b:NameList>
      </b:Author>
    </b:Author>
    <b:RefOrder>30</b:RefOrder>
  </b:Source>
  <b:Source>
    <b:Tag>Jia24</b:Tag>
    <b:SourceType>JournalArticle</b:SourceType>
    <b:Guid>{683A155D-00B7-4DA9-BD23-0FF87D22D603}</b:Guid>
    <b:Title>A survey on large language models for code Generation</b:Title>
    <b:JournalName>arXiv (Cornell University)</b:JournalName>
    <b:Year>2024</b:Year>
    <b:Author>
      <b:Author>
        <b:NameList>
          <b:Person>
            <b:Last>Jiang</b:Last>
            <b:First>Juyong</b:First>
          </b:Person>
          <b:Person>
            <b:Last>Wang</b:Last>
            <b:First>Fan</b:First>
          </b:Person>
          <b:Person>
            <b:Last>Shen</b:Last>
            <b:First>Jiasi</b:First>
          </b:Person>
          <b:Person>
            <b:Last>Kim</b:Last>
            <b:First>Sungju</b:First>
          </b:Person>
          <b:Person>
            <b:Last>Kim</b:Last>
            <b:First>Sunghun</b:First>
          </b:Person>
        </b:NameList>
      </b:Author>
    </b:Author>
    <b:RefOrder>28</b:RefOrder>
  </b:Source>
  <b:Source>
    <b:Tag>Vas17</b:Tag>
    <b:SourceType>JournalArticle</b:SourceType>
    <b:Guid>{75B73A32-5082-40B5-A662-C6931D9D589B}</b:Guid>
    <b:Title>Attention Is All You Need</b:Title>
    <b:JournalName>31st Conference on Neural Information Processing Systems (NIPS 2017)</b:JournalName>
    <b:Year>2017</b:Year>
    <b:Author>
      <b:Author>
        <b:NameList>
          <b:Person>
            <b:Last>Vashwani</b:Last>
            <b:First>Ashish</b:First>
          </b:Person>
          <b:Person>
            <b:Last>Shazeer</b:Last>
            <b:First>Noam</b:First>
          </b:Person>
          <b:Person>
            <b:Last>Parmar</b:Last>
            <b:First>Niki </b:First>
          </b:Person>
          <b:Person>
            <b:Last>Uszkoreit</b:Last>
            <b:First>Jakob</b:First>
          </b:Person>
          <b:Person>
            <b:Last>Jones</b:Last>
            <b:First>Llion </b:First>
          </b:Person>
          <b:Person>
            <b:Last>Gomez</b:Last>
            <b:Middle>N</b:Middle>
            <b:First>Aidan</b:First>
          </b:Person>
          <b:Person>
            <b:Last>Kaiser</b:Last>
            <b:First>Łukasz </b:First>
          </b:Person>
          <b:Person>
            <b:Last>Polosukhin</b:Last>
            <b:First>Illia </b:First>
          </b:Person>
        </b:NameList>
      </b:Author>
    </b:Author>
    <b:RefOrder>21</b:RefOrder>
  </b:Source>
  <b:Source>
    <b:Tag>Bah15</b:Tag>
    <b:SourceType>JournalArticle</b:SourceType>
    <b:Guid>{BD1AA0DD-2E6E-49AA-8B59-87B8AD7328B9}</b:Guid>
    <b:Title>Neural Machine Translation by Jointly Learning to Align and Translate</b:Title>
    <b:JournalName>ICLR 2015</b:JournalName>
    <b:Year>2015</b:Year>
    <b:Author>
      <b:Author>
        <b:NameList>
          <b:Person>
            <b:Last>Bahdanau</b:Last>
            <b:First>Dzmitry </b:First>
          </b:Person>
          <b:Person>
            <b:Last>Cho</b:Last>
            <b:First>KyungHyun</b:First>
          </b:Person>
          <b:Person>
            <b:Last>Bengio∗</b:Last>
            <b:First>Yoshua </b:First>
          </b:Person>
        </b:NameList>
      </b:Author>
    </b:Author>
    <b:RefOrder>22</b:RefOrder>
  </b:Source>
  <b:Source>
    <b:Tag>Lin22</b:Tag>
    <b:SourceType>JournalArticle</b:SourceType>
    <b:Guid>{9B69C133-D47C-4542-A4AE-3CE024CFF119}</b:Guid>
    <b:Title>A Survey of Transformers</b:Title>
    <b:JournalName>AI Open</b:JournalName>
    <b:Year>2022</b:Year>
    <b:Pages>111-132</b:Pages>
    <b:Author>
      <b:Author>
        <b:NameList>
          <b:Person>
            <b:Last>Lin</b:Last>
            <b:First>Tianyang</b:First>
          </b:Person>
          <b:Person>
            <b:Last>Wang</b:Last>
            <b:First>Yuxin</b:First>
          </b:Person>
          <b:Person>
            <b:Last>Liu</b:Last>
            <b:First>Xiangyang</b:First>
          </b:Person>
          <b:Person>
            <b:Last>Qiu</b:Last>
            <b:First>Xipeng</b:First>
          </b:Person>
        </b:NameList>
      </b:Author>
    </b:Author>
    <b:RefOrder>23</b:RefOrder>
  </b:Source>
  <b:Source>
    <b:Tag>Raw20</b:Tag>
    <b:SourceType>JournalArticle</b:SourceType>
    <b:Guid>{5C503D65-41AB-4378-AA47-FB33D234B7B5}</b:Guid>
    <b:Title>ReactJS: A Modern Web Development Framework</b:Title>
    <b:JournalName>International Journal of Innovative Science and Research Technology</b:JournalName>
    <b:Year>2020</b:Year>
    <b:Volume>5</b:Volume>
    <b:Issue>11</b:Issue>
    <b:Author>
      <b:Author>
        <b:NameList>
          <b:Person>
            <b:Last>Rawat</b:Last>
            <b:First>Prateek </b:First>
          </b:Person>
          <b:Person>
            <b:Last>Mahajan</b:Last>
            <b:First>Archana N</b:First>
          </b:Person>
        </b:NameList>
      </b:Author>
    </b:Author>
    <b:RefOrder>13</b:RefOrder>
  </b:Source>
  <b:Source>
    <b:Tag>Kes23</b:Tag>
    <b:SourceType>JournalArticle</b:SourceType>
    <b:Guid>{2E45BA1C-F88E-43F1-A702-680B32B55D5C}</b:Guid>
    <b:Title>Web development using ReactJS</b:Title>
    <b:Year>2023</b:Year>
    <b:Pages>1571-1575</b:Pages>
    <b:Author>
      <b:Author>
        <b:NameList>
          <b:Person>
            <b:Last>Keshari</b:Last>
            <b:First>Pankaj</b:First>
          </b:Person>
          <b:Person>
            <b:Last>Maurya</b:Last>
            <b:First>Priya</b:First>
          </b:Person>
          <b:Person>
            <b:Last>Kumar</b:Last>
            <b:First>Pankaj</b:First>
          </b:Person>
          <b:Person>
            <b:Last>Katiyar</b:Last>
            <b:First>Alok</b:First>
          </b:Person>
        </b:NameList>
      </b:Author>
    </b:Author>
    <b:RefOrder>14</b:RefOrder>
  </b:Source>
  <b:Source>
    <b:Tag>Raj24</b:Tag>
    <b:SourceType>JournalArticle</b:SourceType>
    <b:Guid>{97629F0C-9D75-46E5-AC1A-BE374F1D296D}</b:Guid>
    <b:Title>Comparing Spring Boot and ReactJS with other web development frameworks: a study</b:Title>
    <b:JournalName>Lecture notes in networks and systems</b:JournalName>
    <b:Year>2024</b:Year>
    <b:Pages>149-160</b:Pages>
    <b:Author>
      <b:Author>
        <b:NameList>
          <b:Person>
            <b:Last>Rajput</b:Last>
            <b:First>Ajeet Singh</b:First>
          </b:Person>
          <b:Person>
            <b:Last>Singh</b:Last>
            <b:First>Harsh Pratap</b:First>
          </b:Person>
          <b:Person>
            <b:Last>Bang</b:Last>
            <b:First>Garima</b:First>
          </b:Person>
          <b:Person>
            <b:Last>Joshi</b:Last>
            <b:First>Shelley</b:First>
          </b:Person>
          <b:Person>
            <b:Last>Patidar</b:Last>
            <b:First>Trapti</b:First>
          </b:Person>
        </b:NameList>
      </b:Author>
    </b:Author>
    <b:RefOrder>15</b:RefOrder>
  </b:Source>
  <b:Source>
    <b:Tag>Goo23</b:Tag>
    <b:SourceType>JournalArticle</b:SourceType>
    <b:Guid>{8B00FB7C-1547-4365-B1D6-ACD5A06D27B5}</b:Guid>
    <b:Author>
      <b:Author>
        <b:Corporate>Google Research, Brain Team</b:Corporate>
      </b:Author>
    </b:Author>
    <b:Title>Chain-of-Thought Prompting Elicits Reasoning</b:Title>
    <b:JournalName>arXiv (Cornell University)</b:JournalName>
    <b:Year>2023</b:Year>
    <b:RefOrder>26</b:RefOrder>
  </b:Source>
  <b:Source>
    <b:Tag>Fac20</b:Tag>
    <b:SourceType>JournalArticle</b:SourceType>
    <b:Guid>{3758D8E6-6F32-46DC-B5AE-25CC78D869FF}</b:Guid>
    <b:Author>
      <b:Author>
        <b:Corporate>Facebook AI Research; ‡University College London; ?New York University;</b:Corporate>
      </b:Author>
    </b:Author>
    <b:Title>Retrieval-Augmented Generation for</b:Title>
    <b:JournalName>UCL Discovery (University College London)</b:JournalName>
    <b:Year>2020</b:Year>
    <b:Pages>9459-9474</b:Pages>
    <b:Volume>33</b:Volume>
    <b:RefOrder>27</b:RefOrder>
  </b:Source>
</b:Sources>
</file>

<file path=customXml/itemProps1.xml><?xml version="1.0" encoding="utf-8"?>
<ds:datastoreItem xmlns:ds="http://schemas.openxmlformats.org/officeDocument/2006/customXml" ds:itemID="{D92DA6F0-1C20-438C-9B70-C963FE639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41</Pages>
  <Words>11121</Words>
  <Characters>63390</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Marcell Gultom</dc:creator>
  <cp:keywords/>
  <dc:description/>
  <cp:lastModifiedBy>Joseph Marcell Gultom</cp:lastModifiedBy>
  <cp:revision>21</cp:revision>
  <cp:lastPrinted>2026-01-30T11:29:00Z</cp:lastPrinted>
  <dcterms:created xsi:type="dcterms:W3CDTF">2026-01-30T11:21:00Z</dcterms:created>
  <dcterms:modified xsi:type="dcterms:W3CDTF">2026-02-11T04:39:00Z</dcterms:modified>
</cp:coreProperties>
</file>